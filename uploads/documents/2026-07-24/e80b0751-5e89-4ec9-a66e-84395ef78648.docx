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76337B20" w:rsidR="004C3344" w:rsidRDefault="006920C1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48512" behindDoc="0" locked="0" layoutInCell="1" allowOverlap="1" wp14:anchorId="0ED05DD6" wp14:editId="7E7579CA">
            <wp:simplePos x="0" y="0"/>
            <wp:positionH relativeFrom="column">
              <wp:posOffset>5060950</wp:posOffset>
            </wp:positionH>
            <wp:positionV relativeFrom="paragraph">
              <wp:posOffset>-181285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3C3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609408F9" wp14:editId="76773606">
                <wp:simplePos x="0" y="0"/>
                <wp:positionH relativeFrom="column">
                  <wp:posOffset>-1073002</wp:posOffset>
                </wp:positionH>
                <wp:positionV relativeFrom="paragraph">
                  <wp:posOffset>-885190</wp:posOffset>
                </wp:positionV>
                <wp:extent cx="5868027" cy="5794744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27" cy="5794744"/>
                          <a:chOff x="0" y="0"/>
                          <a:chExt cx="6966024" cy="6879265"/>
                        </a:xfrm>
                      </wpg:grpSpPr>
                      <pic:pic xmlns:pic="http://schemas.openxmlformats.org/drawingml/2006/picture">
                        <pic:nvPicPr>
                          <pic:cNvPr id="22" name="Picture 16">
                            <a:extLst>
                              <a:ext uri="{FF2B5EF4-FFF2-40B4-BE49-F238E27FC236}">
                                <a16:creationId xmlns:a16="http://schemas.microsoft.com/office/drawing/2014/main" id="{A1A76D84-3648-41DD-B7F5-F69CFA4C9D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5" t="22149" r="15474" b="7333"/>
                          <a:stretch>
                            <a:fillRect/>
                          </a:stretch>
                        </pic:blipFill>
                        <pic:spPr>
                          <a:xfrm>
                            <a:off x="21265" y="0"/>
                            <a:ext cx="5354955" cy="4835525"/>
                          </a:xfrm>
                          <a:custGeom>
                            <a:avLst/>
                            <a:gdLst>
                              <a:gd name="connsiteX0" fmla="*/ 0 w 5355127"/>
                              <a:gd name="connsiteY0" fmla="*/ 0 h 4836154"/>
                              <a:gd name="connsiteX1" fmla="*/ 4919247 w 5355127"/>
                              <a:gd name="connsiteY1" fmla="*/ 0 h 4836154"/>
                              <a:gd name="connsiteX2" fmla="*/ 4966156 w 5355127"/>
                              <a:gd name="connsiteY2" fmla="*/ 77215 h 4836154"/>
                              <a:gd name="connsiteX3" fmla="*/ 5355127 w 5355127"/>
                              <a:gd name="connsiteY3" fmla="*/ 1613380 h 4836154"/>
                              <a:gd name="connsiteX4" fmla="*/ 2132353 w 5355127"/>
                              <a:gd name="connsiteY4" fmla="*/ 4836154 h 4836154"/>
                              <a:gd name="connsiteX5" fmla="*/ 82370 w 5355127"/>
                              <a:gd name="connsiteY5" fmla="*/ 4100229 h 4836154"/>
                              <a:gd name="connsiteX6" fmla="*/ 0 w 5355127"/>
                              <a:gd name="connsiteY6" fmla="*/ 4025367 h 48361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55127" h="4836154">
                                <a:moveTo>
                                  <a:pt x="0" y="0"/>
                                </a:moveTo>
                                <a:lnTo>
                                  <a:pt x="4919247" y="0"/>
                                </a:lnTo>
                                <a:lnTo>
                                  <a:pt x="4966156" y="77215"/>
                                </a:lnTo>
                                <a:cubicBezTo>
                                  <a:pt x="5214221" y="533860"/>
                                  <a:pt x="5355127" y="1057165"/>
                                  <a:pt x="5355127" y="1613380"/>
                                </a:cubicBezTo>
                                <a:cubicBezTo>
                                  <a:pt x="5355127" y="3393269"/>
                                  <a:pt x="3912242" y="4836154"/>
                                  <a:pt x="2132353" y="4836154"/>
                                </a:cubicBezTo>
                                <a:cubicBezTo>
                                  <a:pt x="1353652" y="4836154"/>
                                  <a:pt x="639455" y="4559977"/>
                                  <a:pt x="82370" y="4100229"/>
                                </a:cubicBezTo>
                                <a:lnTo>
                                  <a:pt x="0" y="402536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" name="Freeform 5">
                          <a:extLst>
                            <a:ext uri="{FF2B5EF4-FFF2-40B4-BE49-F238E27FC236}">
                              <a16:creationId xmlns:a16="http://schemas.microsoft.com/office/drawing/2014/main" id="{1B1BE956-8C2C-EA78-DAE9-C7585ADA9F5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1265"/>
                            <a:ext cx="6197600" cy="6858000"/>
                          </a:xfrm>
                          <a:custGeom>
                            <a:avLst/>
                            <a:gdLst>
                              <a:gd name="T0" fmla="*/ 1775 w 1952"/>
                              <a:gd name="T1" fmla="*/ 0 h 2160"/>
                              <a:gd name="T2" fmla="*/ 1919 w 1952"/>
                              <a:gd name="T3" fmla="*/ 0 h 2160"/>
                              <a:gd name="T4" fmla="*/ 1940 w 1952"/>
                              <a:gd name="T5" fmla="*/ 0 h 2160"/>
                              <a:gd name="T6" fmla="*/ 1945 w 1952"/>
                              <a:gd name="T7" fmla="*/ 43 h 2160"/>
                              <a:gd name="T8" fmla="*/ 1950 w 1952"/>
                              <a:gd name="T9" fmla="*/ 108 h 2160"/>
                              <a:gd name="T10" fmla="*/ 1944 w 1952"/>
                              <a:gd name="T11" fmla="*/ 289 h 2160"/>
                              <a:gd name="T12" fmla="*/ 1938 w 1952"/>
                              <a:gd name="T13" fmla="*/ 343 h 2160"/>
                              <a:gd name="T14" fmla="*/ 1926 w 1952"/>
                              <a:gd name="T15" fmla="*/ 453 h 2160"/>
                              <a:gd name="T16" fmla="*/ 1914 w 1952"/>
                              <a:gd name="T17" fmla="*/ 513 h 2160"/>
                              <a:gd name="T18" fmla="*/ 1908 w 1952"/>
                              <a:gd name="T19" fmla="*/ 538 h 2160"/>
                              <a:gd name="T20" fmla="*/ 1896 w 1952"/>
                              <a:gd name="T21" fmla="*/ 585 h 2160"/>
                              <a:gd name="T22" fmla="*/ 1878 w 1952"/>
                              <a:gd name="T23" fmla="*/ 650 h 2160"/>
                              <a:gd name="T24" fmla="*/ 1872 w 1952"/>
                              <a:gd name="T25" fmla="*/ 669 h 2160"/>
                              <a:gd name="T26" fmla="*/ 1866 w 1952"/>
                              <a:gd name="T27" fmla="*/ 687 h 2160"/>
                              <a:gd name="T28" fmla="*/ 1860 w 1952"/>
                              <a:gd name="T29" fmla="*/ 705 h 2160"/>
                              <a:gd name="T30" fmla="*/ 1796 w 1952"/>
                              <a:gd name="T31" fmla="*/ 866 h 2160"/>
                              <a:gd name="T32" fmla="*/ 1645 w 1952"/>
                              <a:gd name="T33" fmla="*/ 1116 h 2160"/>
                              <a:gd name="T34" fmla="*/ 1525 w 1952"/>
                              <a:gd name="T35" fmla="*/ 1260 h 2160"/>
                              <a:gd name="T36" fmla="*/ 1518 w 1952"/>
                              <a:gd name="T37" fmla="*/ 1266 h 2160"/>
                              <a:gd name="T38" fmla="*/ 1515 w 1952"/>
                              <a:gd name="T39" fmla="*/ 1271 h 2160"/>
                              <a:gd name="T40" fmla="*/ 1512 w 1952"/>
                              <a:gd name="T41" fmla="*/ 1275 h 2160"/>
                              <a:gd name="T42" fmla="*/ 1509 w 1952"/>
                              <a:gd name="T43" fmla="*/ 1278 h 2160"/>
                              <a:gd name="T44" fmla="*/ 1506 w 1952"/>
                              <a:gd name="T45" fmla="*/ 1281 h 2160"/>
                              <a:gd name="T46" fmla="*/ 1503 w 1952"/>
                              <a:gd name="T47" fmla="*/ 1284 h 2160"/>
                              <a:gd name="T48" fmla="*/ 1500 w 1952"/>
                              <a:gd name="T49" fmla="*/ 1287 h 2160"/>
                              <a:gd name="T50" fmla="*/ 1497 w 1952"/>
                              <a:gd name="T51" fmla="*/ 1290 h 2160"/>
                              <a:gd name="T52" fmla="*/ 1494 w 1952"/>
                              <a:gd name="T53" fmla="*/ 1293 h 2160"/>
                              <a:gd name="T54" fmla="*/ 1491 w 1952"/>
                              <a:gd name="T55" fmla="*/ 1296 h 2160"/>
                              <a:gd name="T56" fmla="*/ 1474 w 1952"/>
                              <a:gd name="T57" fmla="*/ 1314 h 2160"/>
                              <a:gd name="T58" fmla="*/ 1470 w 1952"/>
                              <a:gd name="T59" fmla="*/ 1317 h 2160"/>
                              <a:gd name="T60" fmla="*/ 1467 w 1952"/>
                              <a:gd name="T61" fmla="*/ 1320 h 2160"/>
                              <a:gd name="T62" fmla="*/ 1464 w 1952"/>
                              <a:gd name="T63" fmla="*/ 1323 h 2160"/>
                              <a:gd name="T64" fmla="*/ 1461 w 1952"/>
                              <a:gd name="T65" fmla="*/ 1326 h 2160"/>
                              <a:gd name="T66" fmla="*/ 1458 w 1952"/>
                              <a:gd name="T67" fmla="*/ 1329 h 2160"/>
                              <a:gd name="T68" fmla="*/ 1455 w 1952"/>
                              <a:gd name="T69" fmla="*/ 1332 h 2160"/>
                              <a:gd name="T70" fmla="*/ 1452 w 1952"/>
                              <a:gd name="T71" fmla="*/ 1335 h 2160"/>
                              <a:gd name="T72" fmla="*/ 1449 w 1952"/>
                              <a:gd name="T73" fmla="*/ 1338 h 2160"/>
                              <a:gd name="T74" fmla="*/ 1436 w 1952"/>
                              <a:gd name="T75" fmla="*/ 1352 h 2160"/>
                              <a:gd name="T76" fmla="*/ 1312 w 1952"/>
                              <a:gd name="T77" fmla="*/ 1457 h 2160"/>
                              <a:gd name="T78" fmla="*/ 888 w 1952"/>
                              <a:gd name="T79" fmla="*/ 1701 h 2160"/>
                              <a:gd name="T80" fmla="*/ 520 w 1952"/>
                              <a:gd name="T81" fmla="*/ 1877 h 2160"/>
                              <a:gd name="T82" fmla="*/ 222 w 1952"/>
                              <a:gd name="T83" fmla="*/ 2160 h 2160"/>
                              <a:gd name="T84" fmla="*/ 0 w 1952"/>
                              <a:gd name="T85" fmla="*/ 2148 h 2160"/>
                              <a:gd name="T86" fmla="*/ 53 w 1952"/>
                              <a:gd name="T87" fmla="*/ 1806 h 2160"/>
                              <a:gd name="T88" fmla="*/ 399 w 1952"/>
                              <a:gd name="T89" fmla="*/ 1759 h 2160"/>
                              <a:gd name="T90" fmla="*/ 387 w 1952"/>
                              <a:gd name="T91" fmla="*/ 1751 h 2160"/>
                              <a:gd name="T92" fmla="*/ 125 w 1952"/>
                              <a:gd name="T93" fmla="*/ 1735 h 2160"/>
                              <a:gd name="T94" fmla="*/ 0 w 1952"/>
                              <a:gd name="T95" fmla="*/ 1614 h 2160"/>
                              <a:gd name="T96" fmla="*/ 103 w 1952"/>
                              <a:gd name="T97" fmla="*/ 1649 h 2160"/>
                              <a:gd name="T98" fmla="*/ 834 w 1952"/>
                              <a:gd name="T99" fmla="*/ 1637 h 2160"/>
                              <a:gd name="T100" fmla="*/ 814 w 1952"/>
                              <a:gd name="T101" fmla="*/ 1631 h 2160"/>
                              <a:gd name="T102" fmla="*/ 465 w 1952"/>
                              <a:gd name="T103" fmla="*/ 1639 h 2160"/>
                              <a:gd name="T104" fmla="*/ 0 w 1952"/>
                              <a:gd name="T105" fmla="*/ 1467 h 2160"/>
                              <a:gd name="T106" fmla="*/ 138 w 1952"/>
                              <a:gd name="T107" fmla="*/ 1446 h 2160"/>
                              <a:gd name="T108" fmla="*/ 719 w 1952"/>
                              <a:gd name="T109" fmla="*/ 1582 h 2160"/>
                              <a:gd name="T110" fmla="*/ 1321 w 1952"/>
                              <a:gd name="T111" fmla="*/ 1367 h 2160"/>
                              <a:gd name="T112" fmla="*/ 1745 w 1952"/>
                              <a:gd name="T113" fmla="*/ 642 h 2160"/>
                              <a:gd name="T114" fmla="*/ 1719 w 1952"/>
                              <a:gd name="T115" fmla="*/ 169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952" h="2160">
                                <a:moveTo>
                                  <a:pt x="1677" y="0"/>
                                </a:moveTo>
                                <a:cubicBezTo>
                                  <a:pt x="1699" y="0"/>
                                  <a:pt x="1733" y="0"/>
                                  <a:pt x="1775" y="0"/>
                                </a:cubicBezTo>
                                <a:cubicBezTo>
                                  <a:pt x="1787" y="0"/>
                                  <a:pt x="1799" y="0"/>
                                  <a:pt x="1810" y="0"/>
                                </a:cubicBezTo>
                                <a:cubicBezTo>
                                  <a:pt x="1851" y="0"/>
                                  <a:pt x="1900" y="0"/>
                                  <a:pt x="1919" y="0"/>
                                </a:cubicBezTo>
                                <a:cubicBezTo>
                                  <a:pt x="1924" y="0"/>
                                  <a:pt x="1934" y="0"/>
                                  <a:pt x="1938" y="0"/>
                                </a:cubicBezTo>
                                <a:cubicBezTo>
                                  <a:pt x="1938" y="0"/>
                                  <a:pt x="1939" y="0"/>
                                  <a:pt x="1940" y="0"/>
                                </a:cubicBezTo>
                                <a:cubicBezTo>
                                  <a:pt x="1942" y="0"/>
                                  <a:pt x="1943" y="0"/>
                                  <a:pt x="1944" y="0"/>
                                </a:cubicBezTo>
                                <a:cubicBezTo>
                                  <a:pt x="1944" y="18"/>
                                  <a:pt x="1944" y="33"/>
                                  <a:pt x="1945" y="43"/>
                                </a:cubicBezTo>
                                <a:cubicBezTo>
                                  <a:pt x="1946" y="61"/>
                                  <a:pt x="1947" y="76"/>
                                  <a:pt x="1947" y="86"/>
                                </a:cubicBezTo>
                                <a:cubicBezTo>
                                  <a:pt x="1947" y="94"/>
                                  <a:pt x="1948" y="101"/>
                                  <a:pt x="1950" y="108"/>
                                </a:cubicBezTo>
                                <a:cubicBezTo>
                                  <a:pt x="1950" y="140"/>
                                  <a:pt x="1951" y="172"/>
                                  <a:pt x="1951" y="204"/>
                                </a:cubicBezTo>
                                <a:cubicBezTo>
                                  <a:pt x="1943" y="232"/>
                                  <a:pt x="1949" y="261"/>
                                  <a:pt x="1944" y="289"/>
                                </a:cubicBezTo>
                                <a:cubicBezTo>
                                  <a:pt x="1952" y="305"/>
                                  <a:pt x="1941" y="320"/>
                                  <a:pt x="1944" y="336"/>
                                </a:cubicBezTo>
                                <a:cubicBezTo>
                                  <a:pt x="1939" y="337"/>
                                  <a:pt x="1938" y="340"/>
                                  <a:pt x="1938" y="343"/>
                                </a:cubicBezTo>
                                <a:cubicBezTo>
                                  <a:pt x="1938" y="369"/>
                                  <a:pt x="1931" y="394"/>
                                  <a:pt x="1929" y="419"/>
                                </a:cubicBezTo>
                                <a:cubicBezTo>
                                  <a:pt x="1928" y="430"/>
                                  <a:pt x="1923" y="441"/>
                                  <a:pt x="1926" y="453"/>
                                </a:cubicBezTo>
                                <a:cubicBezTo>
                                  <a:pt x="1925" y="461"/>
                                  <a:pt x="1924" y="469"/>
                                  <a:pt x="1923" y="477"/>
                                </a:cubicBezTo>
                                <a:cubicBezTo>
                                  <a:pt x="1913" y="488"/>
                                  <a:pt x="1914" y="501"/>
                                  <a:pt x="1914" y="513"/>
                                </a:cubicBezTo>
                                <a:cubicBezTo>
                                  <a:pt x="1914" y="513"/>
                                  <a:pt x="1914" y="513"/>
                                  <a:pt x="1914" y="513"/>
                                </a:cubicBezTo>
                                <a:cubicBezTo>
                                  <a:pt x="1906" y="520"/>
                                  <a:pt x="1908" y="529"/>
                                  <a:pt x="1908" y="538"/>
                                </a:cubicBezTo>
                                <a:cubicBezTo>
                                  <a:pt x="1908" y="546"/>
                                  <a:pt x="1906" y="554"/>
                                  <a:pt x="1902" y="561"/>
                                </a:cubicBezTo>
                                <a:cubicBezTo>
                                  <a:pt x="1896" y="568"/>
                                  <a:pt x="1895" y="577"/>
                                  <a:pt x="1896" y="585"/>
                                </a:cubicBezTo>
                                <a:cubicBezTo>
                                  <a:pt x="1896" y="585"/>
                                  <a:pt x="1896" y="585"/>
                                  <a:pt x="1896" y="585"/>
                                </a:cubicBezTo>
                                <a:cubicBezTo>
                                  <a:pt x="1887" y="606"/>
                                  <a:pt x="1881" y="627"/>
                                  <a:pt x="1878" y="650"/>
                                </a:cubicBezTo>
                                <a:cubicBezTo>
                                  <a:pt x="1878" y="650"/>
                                  <a:pt x="1878" y="650"/>
                                  <a:pt x="1878" y="650"/>
                                </a:cubicBezTo>
                                <a:cubicBezTo>
                                  <a:pt x="1871" y="655"/>
                                  <a:pt x="1872" y="662"/>
                                  <a:pt x="1872" y="669"/>
                                </a:cubicBezTo>
                                <a:cubicBezTo>
                                  <a:pt x="1872" y="669"/>
                                  <a:pt x="1872" y="669"/>
                                  <a:pt x="1872" y="669"/>
                                </a:cubicBezTo>
                                <a:cubicBezTo>
                                  <a:pt x="1864" y="673"/>
                                  <a:pt x="1866" y="681"/>
                                  <a:pt x="1866" y="687"/>
                                </a:cubicBezTo>
                                <a:cubicBezTo>
                                  <a:pt x="1866" y="687"/>
                                  <a:pt x="1866" y="687"/>
                                  <a:pt x="1866" y="687"/>
                                </a:cubicBezTo>
                                <a:cubicBezTo>
                                  <a:pt x="1858" y="691"/>
                                  <a:pt x="1861" y="699"/>
                                  <a:pt x="1860" y="705"/>
                                </a:cubicBezTo>
                                <a:cubicBezTo>
                                  <a:pt x="1857" y="718"/>
                                  <a:pt x="1853" y="730"/>
                                  <a:pt x="1848" y="742"/>
                                </a:cubicBezTo>
                                <a:cubicBezTo>
                                  <a:pt x="1830" y="783"/>
                                  <a:pt x="1815" y="825"/>
                                  <a:pt x="1796" y="866"/>
                                </a:cubicBezTo>
                                <a:cubicBezTo>
                                  <a:pt x="1770" y="920"/>
                                  <a:pt x="1740" y="972"/>
                                  <a:pt x="1707" y="1022"/>
                                </a:cubicBezTo>
                                <a:cubicBezTo>
                                  <a:pt x="1687" y="1054"/>
                                  <a:pt x="1667" y="1086"/>
                                  <a:pt x="1645" y="1116"/>
                                </a:cubicBezTo>
                                <a:cubicBezTo>
                                  <a:pt x="1625" y="1143"/>
                                  <a:pt x="1605" y="1169"/>
                                  <a:pt x="1583" y="1194"/>
                                </a:cubicBezTo>
                                <a:cubicBezTo>
                                  <a:pt x="1563" y="1216"/>
                                  <a:pt x="1546" y="1239"/>
                                  <a:pt x="1525" y="1260"/>
                                </a:cubicBezTo>
                                <a:cubicBezTo>
                                  <a:pt x="1524" y="1261"/>
                                  <a:pt x="1523" y="1262"/>
                                  <a:pt x="1522" y="1263"/>
                                </a:cubicBezTo>
                                <a:cubicBezTo>
                                  <a:pt x="1521" y="1264"/>
                                  <a:pt x="1519" y="1265"/>
                                  <a:pt x="1518" y="1266"/>
                                </a:cubicBezTo>
                                <a:cubicBezTo>
                                  <a:pt x="1518" y="1266"/>
                                  <a:pt x="1518" y="1266"/>
                                  <a:pt x="1518" y="1266"/>
                                </a:cubicBezTo>
                                <a:cubicBezTo>
                                  <a:pt x="1517" y="1268"/>
                                  <a:pt x="1516" y="1269"/>
                                  <a:pt x="1515" y="1271"/>
                                </a:cubicBezTo>
                                <a:cubicBezTo>
                                  <a:pt x="1514" y="1272"/>
                                  <a:pt x="1513" y="1274"/>
                                  <a:pt x="1512" y="1275"/>
                                </a:cubicBezTo>
                                <a:cubicBezTo>
                                  <a:pt x="1512" y="1275"/>
                                  <a:pt x="1512" y="1275"/>
                                  <a:pt x="1512" y="1275"/>
                                </a:cubicBezTo>
                                <a:cubicBezTo>
                                  <a:pt x="1511" y="1276"/>
                                  <a:pt x="1510" y="1277"/>
                                  <a:pt x="1509" y="1278"/>
                                </a:cubicBezTo>
                                <a:cubicBezTo>
                                  <a:pt x="1509" y="1278"/>
                                  <a:pt x="1509" y="1278"/>
                                  <a:pt x="1509" y="1278"/>
                                </a:cubicBezTo>
                                <a:cubicBezTo>
                                  <a:pt x="1508" y="1279"/>
                                  <a:pt x="1507" y="1280"/>
                                  <a:pt x="1506" y="1281"/>
                                </a:cubicBezTo>
                                <a:cubicBezTo>
                                  <a:pt x="1506" y="1281"/>
                                  <a:pt x="1506" y="1281"/>
                                  <a:pt x="1506" y="1281"/>
                                </a:cubicBezTo>
                                <a:cubicBezTo>
                                  <a:pt x="1505" y="1282"/>
                                  <a:pt x="1504" y="1283"/>
                                  <a:pt x="1503" y="1284"/>
                                </a:cubicBezTo>
                                <a:cubicBezTo>
                                  <a:pt x="1503" y="1284"/>
                                  <a:pt x="1503" y="1284"/>
                                  <a:pt x="1503" y="1284"/>
                                </a:cubicBezTo>
                                <a:cubicBezTo>
                                  <a:pt x="1502" y="1285"/>
                                  <a:pt x="1501" y="1286"/>
                                  <a:pt x="1500" y="1287"/>
                                </a:cubicBezTo>
                                <a:cubicBezTo>
                                  <a:pt x="1500" y="1287"/>
                                  <a:pt x="1500" y="1287"/>
                                  <a:pt x="1500" y="1287"/>
                                </a:cubicBezTo>
                                <a:cubicBezTo>
                                  <a:pt x="1499" y="1288"/>
                                  <a:pt x="1498" y="1289"/>
                                  <a:pt x="1497" y="1290"/>
                                </a:cubicBezTo>
                                <a:cubicBezTo>
                                  <a:pt x="1497" y="1290"/>
                                  <a:pt x="1497" y="1290"/>
                                  <a:pt x="1497" y="1290"/>
                                </a:cubicBezTo>
                                <a:cubicBezTo>
                                  <a:pt x="1496" y="1291"/>
                                  <a:pt x="1495" y="1292"/>
                                  <a:pt x="1494" y="1293"/>
                                </a:cubicBezTo>
                                <a:cubicBezTo>
                                  <a:pt x="1494" y="1293"/>
                                  <a:pt x="1494" y="1293"/>
                                  <a:pt x="1494" y="1293"/>
                                </a:cubicBezTo>
                                <a:cubicBezTo>
                                  <a:pt x="1493" y="1294"/>
                                  <a:pt x="1492" y="1295"/>
                                  <a:pt x="1491" y="1296"/>
                                </a:cubicBezTo>
                                <a:cubicBezTo>
                                  <a:pt x="1491" y="1296"/>
                                  <a:pt x="1491" y="1296"/>
                                  <a:pt x="1491" y="1296"/>
                                </a:cubicBezTo>
                                <a:cubicBezTo>
                                  <a:pt x="1490" y="1297"/>
                                  <a:pt x="1489" y="1299"/>
                                  <a:pt x="1488" y="1300"/>
                                </a:cubicBezTo>
                                <a:cubicBezTo>
                                  <a:pt x="1483" y="1305"/>
                                  <a:pt x="1479" y="1310"/>
                                  <a:pt x="1474" y="1314"/>
                                </a:cubicBezTo>
                                <a:cubicBezTo>
                                  <a:pt x="1473" y="1315"/>
                                  <a:pt x="1471" y="1316"/>
                                  <a:pt x="1470" y="1317"/>
                                </a:cubicBezTo>
                                <a:cubicBezTo>
                                  <a:pt x="1470" y="1317"/>
                                  <a:pt x="1470" y="1317"/>
                                  <a:pt x="1470" y="1317"/>
                                </a:cubicBezTo>
                                <a:cubicBezTo>
                                  <a:pt x="1469" y="1318"/>
                                  <a:pt x="1468" y="1319"/>
                                  <a:pt x="1467" y="1320"/>
                                </a:cubicBezTo>
                                <a:cubicBezTo>
                                  <a:pt x="1467" y="1320"/>
                                  <a:pt x="1467" y="1320"/>
                                  <a:pt x="1467" y="1320"/>
                                </a:cubicBezTo>
                                <a:cubicBezTo>
                                  <a:pt x="1466" y="1321"/>
                                  <a:pt x="1465" y="1322"/>
                                  <a:pt x="1464" y="1323"/>
                                </a:cubicBezTo>
                                <a:cubicBezTo>
                                  <a:pt x="1464" y="1323"/>
                                  <a:pt x="1464" y="1323"/>
                                  <a:pt x="1464" y="1323"/>
                                </a:cubicBezTo>
                                <a:cubicBezTo>
                                  <a:pt x="1463" y="1324"/>
                                  <a:pt x="1462" y="1325"/>
                                  <a:pt x="1461" y="1326"/>
                                </a:cubicBezTo>
                                <a:cubicBezTo>
                                  <a:pt x="1461" y="1326"/>
                                  <a:pt x="1461" y="1326"/>
                                  <a:pt x="1461" y="1326"/>
                                </a:cubicBezTo>
                                <a:cubicBezTo>
                                  <a:pt x="1460" y="1327"/>
                                  <a:pt x="1459" y="1328"/>
                                  <a:pt x="1458" y="1329"/>
                                </a:cubicBezTo>
                                <a:cubicBezTo>
                                  <a:pt x="1458" y="1329"/>
                                  <a:pt x="1458" y="1329"/>
                                  <a:pt x="1458" y="1329"/>
                                </a:cubicBezTo>
                                <a:cubicBezTo>
                                  <a:pt x="1457" y="1330"/>
                                  <a:pt x="1456" y="1331"/>
                                  <a:pt x="1455" y="1332"/>
                                </a:cubicBezTo>
                                <a:cubicBezTo>
                                  <a:pt x="1455" y="1332"/>
                                  <a:pt x="1455" y="1332"/>
                                  <a:pt x="1455" y="1332"/>
                                </a:cubicBezTo>
                                <a:cubicBezTo>
                                  <a:pt x="1454" y="1333"/>
                                  <a:pt x="1453" y="1334"/>
                                  <a:pt x="1452" y="1335"/>
                                </a:cubicBezTo>
                                <a:cubicBezTo>
                                  <a:pt x="1452" y="1335"/>
                                  <a:pt x="1452" y="1335"/>
                                  <a:pt x="1452" y="1335"/>
                                </a:cubicBezTo>
                                <a:cubicBezTo>
                                  <a:pt x="1451" y="1336"/>
                                  <a:pt x="1450" y="1337"/>
                                  <a:pt x="1449" y="1338"/>
                                </a:cubicBezTo>
                                <a:cubicBezTo>
                                  <a:pt x="1449" y="1338"/>
                                  <a:pt x="1449" y="1338"/>
                                  <a:pt x="1449" y="1338"/>
                                </a:cubicBezTo>
                                <a:cubicBezTo>
                                  <a:pt x="1447" y="1340"/>
                                  <a:pt x="1445" y="1343"/>
                                  <a:pt x="1443" y="1345"/>
                                </a:cubicBezTo>
                                <a:cubicBezTo>
                                  <a:pt x="1440" y="1348"/>
                                  <a:pt x="1438" y="1350"/>
                                  <a:pt x="1436" y="1352"/>
                                </a:cubicBezTo>
                                <a:cubicBezTo>
                                  <a:pt x="1431" y="1356"/>
                                  <a:pt x="1424" y="1363"/>
                                  <a:pt x="1415" y="1371"/>
                                </a:cubicBezTo>
                                <a:cubicBezTo>
                                  <a:pt x="1415" y="1371"/>
                                  <a:pt x="1362" y="1418"/>
                                  <a:pt x="1312" y="1457"/>
                                </a:cubicBezTo>
                                <a:cubicBezTo>
                                  <a:pt x="1235" y="1518"/>
                                  <a:pt x="1152" y="1569"/>
                                  <a:pt x="1066" y="1615"/>
                                </a:cubicBezTo>
                                <a:cubicBezTo>
                                  <a:pt x="1008" y="1646"/>
                                  <a:pt x="948" y="1674"/>
                                  <a:pt x="888" y="1701"/>
                                </a:cubicBezTo>
                                <a:cubicBezTo>
                                  <a:pt x="832" y="1726"/>
                                  <a:pt x="776" y="1751"/>
                                  <a:pt x="720" y="1776"/>
                                </a:cubicBezTo>
                                <a:cubicBezTo>
                                  <a:pt x="652" y="1806"/>
                                  <a:pt x="584" y="1838"/>
                                  <a:pt x="520" y="1877"/>
                                </a:cubicBezTo>
                                <a:cubicBezTo>
                                  <a:pt x="438" y="1925"/>
                                  <a:pt x="363" y="1982"/>
                                  <a:pt x="300" y="2054"/>
                                </a:cubicBezTo>
                                <a:cubicBezTo>
                                  <a:pt x="271" y="2087"/>
                                  <a:pt x="244" y="2122"/>
                                  <a:pt x="222" y="2160"/>
                                </a:cubicBezTo>
                                <a:cubicBezTo>
                                  <a:pt x="152" y="2160"/>
                                  <a:pt x="82" y="2159"/>
                                  <a:pt x="11" y="2160"/>
                                </a:cubicBezTo>
                                <a:cubicBezTo>
                                  <a:pt x="1" y="2160"/>
                                  <a:pt x="0" y="2157"/>
                                  <a:pt x="0" y="2148"/>
                                </a:cubicBezTo>
                                <a:cubicBezTo>
                                  <a:pt x="0" y="2032"/>
                                  <a:pt x="0" y="1916"/>
                                  <a:pt x="0" y="1800"/>
                                </a:cubicBezTo>
                                <a:cubicBezTo>
                                  <a:pt x="12" y="1802"/>
                                  <a:pt x="30" y="1804"/>
                                  <a:pt x="53" y="1806"/>
                                </a:cubicBezTo>
                                <a:cubicBezTo>
                                  <a:pt x="148" y="1813"/>
                                  <a:pt x="223" y="1799"/>
                                  <a:pt x="273" y="1790"/>
                                </a:cubicBezTo>
                                <a:cubicBezTo>
                                  <a:pt x="306" y="1784"/>
                                  <a:pt x="349" y="1775"/>
                                  <a:pt x="399" y="1759"/>
                                </a:cubicBezTo>
                                <a:cubicBezTo>
                                  <a:pt x="403" y="1757"/>
                                  <a:pt x="423" y="1748"/>
                                  <a:pt x="428" y="1746"/>
                                </a:cubicBezTo>
                                <a:cubicBezTo>
                                  <a:pt x="415" y="1747"/>
                                  <a:pt x="401" y="1749"/>
                                  <a:pt x="387" y="1751"/>
                                </a:cubicBezTo>
                                <a:cubicBezTo>
                                  <a:pt x="358" y="1753"/>
                                  <a:pt x="319" y="1755"/>
                                  <a:pt x="273" y="1753"/>
                                </a:cubicBezTo>
                                <a:cubicBezTo>
                                  <a:pt x="205" y="1750"/>
                                  <a:pt x="154" y="1741"/>
                                  <a:pt x="125" y="1735"/>
                                </a:cubicBezTo>
                                <a:cubicBezTo>
                                  <a:pt x="82" y="1727"/>
                                  <a:pt x="41" y="1715"/>
                                  <a:pt x="0" y="1704"/>
                                </a:cubicBezTo>
                                <a:cubicBezTo>
                                  <a:pt x="0" y="1674"/>
                                  <a:pt x="0" y="1644"/>
                                  <a:pt x="0" y="1614"/>
                                </a:cubicBezTo>
                                <a:cubicBezTo>
                                  <a:pt x="4" y="1615"/>
                                  <a:pt x="8" y="1616"/>
                                  <a:pt x="12" y="1617"/>
                                </a:cubicBezTo>
                                <a:cubicBezTo>
                                  <a:pt x="41" y="1630"/>
                                  <a:pt x="72" y="1640"/>
                                  <a:pt x="103" y="1649"/>
                                </a:cubicBezTo>
                                <a:cubicBezTo>
                                  <a:pt x="237" y="1688"/>
                                  <a:pt x="374" y="1704"/>
                                  <a:pt x="514" y="1695"/>
                                </a:cubicBezTo>
                                <a:cubicBezTo>
                                  <a:pt x="623" y="1689"/>
                                  <a:pt x="730" y="1670"/>
                                  <a:pt x="834" y="1637"/>
                                </a:cubicBezTo>
                                <a:cubicBezTo>
                                  <a:pt x="851" y="1632"/>
                                  <a:pt x="869" y="1627"/>
                                  <a:pt x="884" y="1616"/>
                                </a:cubicBezTo>
                                <a:cubicBezTo>
                                  <a:pt x="866" y="1621"/>
                                  <a:pt x="842" y="1626"/>
                                  <a:pt x="814" y="1631"/>
                                </a:cubicBezTo>
                                <a:cubicBezTo>
                                  <a:pt x="798" y="1634"/>
                                  <a:pt x="749" y="1643"/>
                                  <a:pt x="690" y="1647"/>
                                </a:cubicBezTo>
                                <a:cubicBezTo>
                                  <a:pt x="586" y="1653"/>
                                  <a:pt x="500" y="1643"/>
                                  <a:pt x="465" y="1639"/>
                                </a:cubicBezTo>
                                <a:cubicBezTo>
                                  <a:pt x="332" y="1620"/>
                                  <a:pt x="207" y="1580"/>
                                  <a:pt x="90" y="1518"/>
                                </a:cubicBezTo>
                                <a:cubicBezTo>
                                  <a:pt x="59" y="1502"/>
                                  <a:pt x="30" y="1484"/>
                                  <a:pt x="0" y="1467"/>
                                </a:cubicBezTo>
                                <a:cubicBezTo>
                                  <a:pt x="0" y="1434"/>
                                  <a:pt x="0" y="1401"/>
                                  <a:pt x="0" y="1368"/>
                                </a:cubicBezTo>
                                <a:cubicBezTo>
                                  <a:pt x="44" y="1397"/>
                                  <a:pt x="90" y="1424"/>
                                  <a:pt x="138" y="1446"/>
                                </a:cubicBezTo>
                                <a:cubicBezTo>
                                  <a:pt x="179" y="1470"/>
                                  <a:pt x="223" y="1486"/>
                                  <a:pt x="267" y="1503"/>
                                </a:cubicBezTo>
                                <a:cubicBezTo>
                                  <a:pt x="412" y="1557"/>
                                  <a:pt x="563" y="1587"/>
                                  <a:pt x="719" y="1582"/>
                                </a:cubicBezTo>
                                <a:cubicBezTo>
                                  <a:pt x="800" y="1579"/>
                                  <a:pt x="880" y="1568"/>
                                  <a:pt x="958" y="1546"/>
                                </a:cubicBezTo>
                                <a:cubicBezTo>
                                  <a:pt x="1091" y="1510"/>
                                  <a:pt x="1211" y="1449"/>
                                  <a:pt x="1321" y="1367"/>
                                </a:cubicBezTo>
                                <a:cubicBezTo>
                                  <a:pt x="1405" y="1305"/>
                                  <a:pt x="1484" y="1236"/>
                                  <a:pt x="1548" y="1152"/>
                                </a:cubicBezTo>
                                <a:cubicBezTo>
                                  <a:pt x="1664" y="1001"/>
                                  <a:pt x="1724" y="829"/>
                                  <a:pt x="1745" y="642"/>
                                </a:cubicBezTo>
                                <a:cubicBezTo>
                                  <a:pt x="1755" y="559"/>
                                  <a:pt x="1755" y="475"/>
                                  <a:pt x="1749" y="391"/>
                                </a:cubicBezTo>
                                <a:cubicBezTo>
                                  <a:pt x="1743" y="316"/>
                                  <a:pt x="1733" y="242"/>
                                  <a:pt x="1719" y="169"/>
                                </a:cubicBezTo>
                                <a:cubicBezTo>
                                  <a:pt x="1708" y="112"/>
                                  <a:pt x="1692" y="56"/>
                                  <a:pt x="16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3B93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701749" y="21265"/>
                            <a:ext cx="6264275" cy="6858000"/>
                          </a:xfrm>
                          <a:custGeom>
                            <a:avLst/>
                            <a:gdLst>
                              <a:gd name="T0" fmla="*/ 1721 w 1973"/>
                              <a:gd name="T1" fmla="*/ 0 h 2160"/>
                              <a:gd name="T2" fmla="*/ 1973 w 1973"/>
                              <a:gd name="T3" fmla="*/ 1 h 2160"/>
                              <a:gd name="T4" fmla="*/ 1796 w 1973"/>
                              <a:gd name="T5" fmla="*/ 772 h 2160"/>
                              <a:gd name="T6" fmla="*/ 1474 w 1973"/>
                              <a:gd name="T7" fmla="*/ 1211 h 2160"/>
                              <a:gd name="T8" fmla="*/ 1182 w 1973"/>
                              <a:gd name="T9" fmla="*/ 1440 h 2160"/>
                              <a:gd name="T10" fmla="*/ 697 w 1973"/>
                              <a:gd name="T11" fmla="*/ 1776 h 2160"/>
                              <a:gd name="T12" fmla="*/ 292 w 1973"/>
                              <a:gd name="T13" fmla="*/ 2075 h 2160"/>
                              <a:gd name="T14" fmla="*/ 201 w 1973"/>
                              <a:gd name="T15" fmla="*/ 2160 h 2160"/>
                              <a:gd name="T16" fmla="*/ 0 w 1973"/>
                              <a:gd name="T17" fmla="*/ 2160 h 2160"/>
                              <a:gd name="T18" fmla="*/ 77 w 1973"/>
                              <a:gd name="T19" fmla="*/ 2054 h 2160"/>
                              <a:gd name="T20" fmla="*/ 297 w 1973"/>
                              <a:gd name="T21" fmla="*/ 1877 h 2160"/>
                              <a:gd name="T22" fmla="*/ 498 w 1973"/>
                              <a:gd name="T23" fmla="*/ 1776 h 2160"/>
                              <a:gd name="T24" fmla="*/ 666 w 1973"/>
                              <a:gd name="T25" fmla="*/ 1701 h 2160"/>
                              <a:gd name="T26" fmla="*/ 843 w 1973"/>
                              <a:gd name="T27" fmla="*/ 1615 h 2160"/>
                              <a:gd name="T28" fmla="*/ 1090 w 1973"/>
                              <a:gd name="T29" fmla="*/ 1457 h 2160"/>
                              <a:gd name="T30" fmla="*/ 1193 w 1973"/>
                              <a:gd name="T31" fmla="*/ 1371 h 2160"/>
                              <a:gd name="T32" fmla="*/ 1227 w 1973"/>
                              <a:gd name="T33" fmla="*/ 1338 h 2160"/>
                              <a:gd name="T34" fmla="*/ 1227 w 1973"/>
                              <a:gd name="T35" fmla="*/ 1338 h 2160"/>
                              <a:gd name="T36" fmla="*/ 1230 w 1973"/>
                              <a:gd name="T37" fmla="*/ 1335 h 2160"/>
                              <a:gd name="T38" fmla="*/ 1230 w 1973"/>
                              <a:gd name="T39" fmla="*/ 1335 h 2160"/>
                              <a:gd name="T40" fmla="*/ 1233 w 1973"/>
                              <a:gd name="T41" fmla="*/ 1332 h 2160"/>
                              <a:gd name="T42" fmla="*/ 1233 w 1973"/>
                              <a:gd name="T43" fmla="*/ 1332 h 2160"/>
                              <a:gd name="T44" fmla="*/ 1236 w 1973"/>
                              <a:gd name="T45" fmla="*/ 1329 h 2160"/>
                              <a:gd name="T46" fmla="*/ 1236 w 1973"/>
                              <a:gd name="T47" fmla="*/ 1329 h 2160"/>
                              <a:gd name="T48" fmla="*/ 1239 w 1973"/>
                              <a:gd name="T49" fmla="*/ 1326 h 2160"/>
                              <a:gd name="T50" fmla="*/ 1239 w 1973"/>
                              <a:gd name="T51" fmla="*/ 1326 h 2160"/>
                              <a:gd name="T52" fmla="*/ 1242 w 1973"/>
                              <a:gd name="T53" fmla="*/ 1323 h 2160"/>
                              <a:gd name="T54" fmla="*/ 1242 w 1973"/>
                              <a:gd name="T55" fmla="*/ 1323 h 2160"/>
                              <a:gd name="T56" fmla="*/ 1245 w 1973"/>
                              <a:gd name="T57" fmla="*/ 1320 h 2160"/>
                              <a:gd name="T58" fmla="*/ 1245 w 1973"/>
                              <a:gd name="T59" fmla="*/ 1320 h 2160"/>
                              <a:gd name="T60" fmla="*/ 1248 w 1973"/>
                              <a:gd name="T61" fmla="*/ 1317 h 2160"/>
                              <a:gd name="T62" fmla="*/ 1248 w 1973"/>
                              <a:gd name="T63" fmla="*/ 1317 h 2160"/>
                              <a:gd name="T64" fmla="*/ 1269 w 1973"/>
                              <a:gd name="T65" fmla="*/ 1296 h 2160"/>
                              <a:gd name="T66" fmla="*/ 1275 w 1973"/>
                              <a:gd name="T67" fmla="*/ 1290 h 2160"/>
                              <a:gd name="T68" fmla="*/ 1275 w 1973"/>
                              <a:gd name="T69" fmla="*/ 1290 h 2160"/>
                              <a:gd name="T70" fmla="*/ 1278 w 1973"/>
                              <a:gd name="T71" fmla="*/ 1287 h 2160"/>
                              <a:gd name="T72" fmla="*/ 1278 w 1973"/>
                              <a:gd name="T73" fmla="*/ 1287 h 2160"/>
                              <a:gd name="T74" fmla="*/ 1281 w 1973"/>
                              <a:gd name="T75" fmla="*/ 1284 h 2160"/>
                              <a:gd name="T76" fmla="*/ 1281 w 1973"/>
                              <a:gd name="T77" fmla="*/ 1284 h 2160"/>
                              <a:gd name="T78" fmla="*/ 1303 w 1973"/>
                              <a:gd name="T79" fmla="*/ 1260 h 2160"/>
                              <a:gd name="T80" fmla="*/ 1360 w 1973"/>
                              <a:gd name="T81" fmla="*/ 1194 h 2160"/>
                              <a:gd name="T82" fmla="*/ 1423 w 1973"/>
                              <a:gd name="T83" fmla="*/ 1116 h 2160"/>
                              <a:gd name="T84" fmla="*/ 1485 w 1973"/>
                              <a:gd name="T85" fmla="*/ 1023 h 2160"/>
                              <a:gd name="T86" fmla="*/ 1573 w 1973"/>
                              <a:gd name="T87" fmla="*/ 866 h 2160"/>
                              <a:gd name="T88" fmla="*/ 1625 w 1973"/>
                              <a:gd name="T89" fmla="*/ 742 h 2160"/>
                              <a:gd name="T90" fmla="*/ 1719 w 1973"/>
                              <a:gd name="T91" fmla="*/ 317 h 2160"/>
                              <a:gd name="T92" fmla="*/ 1721 w 1973"/>
                              <a:gd name="T93" fmla="*/ 0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1973" h="2160">
                                <a:moveTo>
                                  <a:pt x="1721" y="0"/>
                                </a:moveTo>
                                <a:cubicBezTo>
                                  <a:pt x="1805" y="0"/>
                                  <a:pt x="1889" y="0"/>
                                  <a:pt x="1973" y="1"/>
                                </a:cubicBezTo>
                                <a:cubicBezTo>
                                  <a:pt x="1969" y="270"/>
                                  <a:pt x="1912" y="528"/>
                                  <a:pt x="1796" y="772"/>
                                </a:cubicBezTo>
                                <a:cubicBezTo>
                                  <a:pt x="1717" y="938"/>
                                  <a:pt x="1610" y="1086"/>
                                  <a:pt x="1474" y="1211"/>
                                </a:cubicBezTo>
                                <a:cubicBezTo>
                                  <a:pt x="1383" y="1296"/>
                                  <a:pt x="1282" y="1367"/>
                                  <a:pt x="1182" y="1440"/>
                                </a:cubicBezTo>
                                <a:cubicBezTo>
                                  <a:pt x="1024" y="1556"/>
                                  <a:pt x="860" y="1666"/>
                                  <a:pt x="697" y="1776"/>
                                </a:cubicBezTo>
                                <a:cubicBezTo>
                                  <a:pt x="558" y="1870"/>
                                  <a:pt x="419" y="1966"/>
                                  <a:pt x="292" y="2075"/>
                                </a:cubicBezTo>
                                <a:cubicBezTo>
                                  <a:pt x="260" y="2102"/>
                                  <a:pt x="229" y="2130"/>
                                  <a:pt x="201" y="2160"/>
                                </a:cubicBezTo>
                                <a:cubicBezTo>
                                  <a:pt x="134" y="2160"/>
                                  <a:pt x="67" y="2160"/>
                                  <a:pt x="0" y="2160"/>
                                </a:cubicBezTo>
                                <a:cubicBezTo>
                                  <a:pt x="22" y="2122"/>
                                  <a:pt x="48" y="2087"/>
                                  <a:pt x="77" y="2054"/>
                                </a:cubicBezTo>
                                <a:cubicBezTo>
                                  <a:pt x="141" y="1982"/>
                                  <a:pt x="216" y="1925"/>
                                  <a:pt x="297" y="1877"/>
                                </a:cubicBezTo>
                                <a:cubicBezTo>
                                  <a:pt x="362" y="1839"/>
                                  <a:pt x="429" y="1806"/>
                                  <a:pt x="498" y="1776"/>
                                </a:cubicBezTo>
                                <a:cubicBezTo>
                                  <a:pt x="554" y="1751"/>
                                  <a:pt x="610" y="1726"/>
                                  <a:pt x="666" y="1701"/>
                                </a:cubicBezTo>
                                <a:cubicBezTo>
                                  <a:pt x="726" y="1674"/>
                                  <a:pt x="785" y="1646"/>
                                  <a:pt x="843" y="1615"/>
                                </a:cubicBezTo>
                                <a:cubicBezTo>
                                  <a:pt x="930" y="1569"/>
                                  <a:pt x="1013" y="1518"/>
                                  <a:pt x="1090" y="1457"/>
                                </a:cubicBezTo>
                                <a:cubicBezTo>
                                  <a:pt x="1125" y="1430"/>
                                  <a:pt x="1159" y="1400"/>
                                  <a:pt x="1193" y="1371"/>
                                </a:cubicBezTo>
                                <a:cubicBezTo>
                                  <a:pt x="1200" y="1365"/>
                                  <a:pt x="1227" y="1338"/>
                                  <a:pt x="1227" y="1338"/>
                                </a:cubicBezTo>
                                <a:cubicBezTo>
                                  <a:pt x="1227" y="1338"/>
                                  <a:pt x="1227" y="1338"/>
                                  <a:pt x="1227" y="1338"/>
                                </a:cubicBezTo>
                                <a:cubicBezTo>
                                  <a:pt x="1228" y="1337"/>
                                  <a:pt x="1229" y="1336"/>
                                  <a:pt x="1230" y="1335"/>
                                </a:cubicBezTo>
                                <a:cubicBezTo>
                                  <a:pt x="1230" y="1335"/>
                                  <a:pt x="1230" y="1335"/>
                                  <a:pt x="1230" y="1335"/>
                                </a:cubicBezTo>
                                <a:cubicBezTo>
                                  <a:pt x="1230" y="1335"/>
                                  <a:pt x="1232" y="1333"/>
                                  <a:pt x="1233" y="1332"/>
                                </a:cubicBezTo>
                                <a:cubicBezTo>
                                  <a:pt x="1233" y="1332"/>
                                  <a:pt x="1233" y="1332"/>
                                  <a:pt x="1233" y="1332"/>
                                </a:cubicBezTo>
                                <a:cubicBezTo>
                                  <a:pt x="1234" y="1331"/>
                                  <a:pt x="1235" y="1330"/>
                                  <a:pt x="1236" y="1329"/>
                                </a:cubicBezTo>
                                <a:cubicBezTo>
                                  <a:pt x="1236" y="1329"/>
                                  <a:pt x="1236" y="1329"/>
                                  <a:pt x="1236" y="1329"/>
                                </a:cubicBezTo>
                                <a:cubicBezTo>
                                  <a:pt x="1237" y="1328"/>
                                  <a:pt x="1238" y="1327"/>
                                  <a:pt x="1239" y="1326"/>
                                </a:cubicBezTo>
                                <a:cubicBezTo>
                                  <a:pt x="1239" y="1326"/>
                                  <a:pt x="1239" y="1326"/>
                                  <a:pt x="1239" y="1326"/>
                                </a:cubicBezTo>
                                <a:cubicBezTo>
                                  <a:pt x="1240" y="1325"/>
                                  <a:pt x="1241" y="1324"/>
                                  <a:pt x="1242" y="1323"/>
                                </a:cubicBezTo>
                                <a:cubicBezTo>
                                  <a:pt x="1242" y="1323"/>
                                  <a:pt x="1242" y="1323"/>
                                  <a:pt x="1242" y="1323"/>
                                </a:cubicBezTo>
                                <a:cubicBezTo>
                                  <a:pt x="1243" y="1322"/>
                                  <a:pt x="1244" y="1321"/>
                                  <a:pt x="1245" y="1320"/>
                                </a:cubicBezTo>
                                <a:cubicBezTo>
                                  <a:pt x="1245" y="1320"/>
                                  <a:pt x="1245" y="1320"/>
                                  <a:pt x="1245" y="1320"/>
                                </a:cubicBezTo>
                                <a:cubicBezTo>
                                  <a:pt x="1246" y="1319"/>
                                  <a:pt x="1247" y="1318"/>
                                  <a:pt x="1248" y="1317"/>
                                </a:cubicBezTo>
                                <a:cubicBezTo>
                                  <a:pt x="1248" y="1317"/>
                                  <a:pt x="1248" y="1317"/>
                                  <a:pt x="1248" y="1317"/>
                                </a:cubicBezTo>
                                <a:cubicBezTo>
                                  <a:pt x="1249" y="1316"/>
                                  <a:pt x="1269" y="1296"/>
                                  <a:pt x="1269" y="1296"/>
                                </a:cubicBezTo>
                                <a:cubicBezTo>
                                  <a:pt x="1270" y="1295"/>
                                  <a:pt x="1274" y="1291"/>
                                  <a:pt x="1275" y="1290"/>
                                </a:cubicBezTo>
                                <a:cubicBezTo>
                                  <a:pt x="1275" y="1290"/>
                                  <a:pt x="1275" y="1290"/>
                                  <a:pt x="1275" y="1290"/>
                                </a:cubicBezTo>
                                <a:cubicBezTo>
                                  <a:pt x="1276" y="1289"/>
                                  <a:pt x="1277" y="1288"/>
                                  <a:pt x="1278" y="1287"/>
                                </a:cubicBezTo>
                                <a:cubicBezTo>
                                  <a:pt x="1278" y="1287"/>
                                  <a:pt x="1278" y="1287"/>
                                  <a:pt x="1278" y="1287"/>
                                </a:cubicBezTo>
                                <a:cubicBezTo>
                                  <a:pt x="1279" y="1286"/>
                                  <a:pt x="1280" y="1285"/>
                                  <a:pt x="1281" y="1284"/>
                                </a:cubicBezTo>
                                <a:cubicBezTo>
                                  <a:pt x="1281" y="1284"/>
                                  <a:pt x="1281" y="1284"/>
                                  <a:pt x="1281" y="1284"/>
                                </a:cubicBezTo>
                                <a:cubicBezTo>
                                  <a:pt x="1282" y="1283"/>
                                  <a:pt x="1302" y="1261"/>
                                  <a:pt x="1303" y="1260"/>
                                </a:cubicBezTo>
                                <a:cubicBezTo>
                                  <a:pt x="1318" y="1244"/>
                                  <a:pt x="1337" y="1221"/>
                                  <a:pt x="1360" y="1194"/>
                                </a:cubicBezTo>
                                <a:cubicBezTo>
                                  <a:pt x="1383" y="1170"/>
                                  <a:pt x="1403" y="1143"/>
                                  <a:pt x="1423" y="1116"/>
                                </a:cubicBezTo>
                                <a:cubicBezTo>
                                  <a:pt x="1445" y="1086"/>
                                  <a:pt x="1464" y="1054"/>
                                  <a:pt x="1485" y="1023"/>
                                </a:cubicBezTo>
                                <a:cubicBezTo>
                                  <a:pt x="1518" y="972"/>
                                  <a:pt x="1548" y="920"/>
                                  <a:pt x="1573" y="866"/>
                                </a:cubicBezTo>
                                <a:cubicBezTo>
                                  <a:pt x="1600" y="810"/>
                                  <a:pt x="1617" y="766"/>
                                  <a:pt x="1625" y="742"/>
                                </a:cubicBezTo>
                                <a:cubicBezTo>
                                  <a:pt x="1696" y="548"/>
                                  <a:pt x="1715" y="358"/>
                                  <a:pt x="1719" y="317"/>
                                </a:cubicBezTo>
                                <a:cubicBezTo>
                                  <a:pt x="1727" y="235"/>
                                  <a:pt x="1731" y="127"/>
                                  <a:pt x="17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9D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C6BDC" id="Group 23" o:spid="_x0000_s1026" style="position:absolute;margin-left:-84.5pt;margin-top:-69.7pt;width:462.05pt;height:456.3pt;z-index:251681280;mso-width-relative:margin;mso-height-relative:margin" coordsize="69660,68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FI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SAAAAAEAAgBIAAAAAQACOEJJTQQmAAAAAAAOAAAAAAAAAAAAAD+A&#10;AAA4QklNBA0AAAAAAAQAAAAe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CnAAAAABSZ2h0bG9uZwAAA+g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FP4AAAABAAAAoAAAAGsAAAHgAADIoAAAFOIAGAAB/9j/7QAMQWRvYmVf&#10;Q00AAv/uAA5BZG9iZQBkgAAAAAH/2wCEAAwICAgJCAwJCQwRCwoLERUPDAwPFRgTExUTExgRDAwM&#10;DAwMEQwMDAwMDAwMDAwMDAwMDAwMDAwMDAwMDAwMDAwBDQsLDQ4NEA4OEBQODg4UFA4ODg4UEQwM&#10;DAwMEREMDAwMDAwRDAwMDAwMDAwMDAwMDAwMDAwMDAwMDAwMDAwMDP/AABEIAGs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uAA5BZG9iZQBkgAAAAAH/2wCEABIODg4QDhUQEBUeExETHiMaFRUaIyIXFxcXFyIRDAwMDAwM&#10;EQwMDAwMDAwMDAwMDAwMDAwMDAwMDAwMDAwMDAwBFBMTFhkWGxcXGxQODg4UFA4ODg4UEQwMDAwM&#10;EREMDAwMDAwRDAwMDAwMDAwMDAwMDAwMDAwMDAwMDAwMDAwMDP/AABEIApwD6AMBIgACEQEDEQH/&#10;3QAEAD/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">
                <v:shape id="Picture 16" o:spid="_x0000_s1027" type="#_x0000_t75" style="position:absolute;left:212;width:53550;height:48355;visibility:visible;mso-wrap-style:square" coordsize="5355127,4836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" path="m,l4919247,r46909,77215c5214221,533860,5355127,1057165,5355127,1613380v,1779889,-1442885,3222774,-3222774,3222774c1353652,4836154,639455,4559977,82370,4100229l,4025367,,xe">
                  <v:imagedata r:id="rId10" o:title="" croptop="14516f" cropbottom="4806f" cropleft="21211f" cropright="10141f"/>
                  <v:formulas/>
                  <v:path o:extrusionok="t" o:connecttype="custom" o:connectlocs="0,0;4919089,0;4965996,77205;5354955,1613170;2132285,4835525;82367,4099696;0,4024843" o:connectangles="0,0,0,0,0,0,0"/>
                </v:shape>
                <v:shape id="Freeform 5" o:spid="_x0000_s1028" style="position:absolute;top:212;width:61976;height:68580;visibility:visible;mso-wrap-style:square;v-text-anchor:top" coordsize="195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" path="m1677,v22,,56,,98,c1787,,1799,,1810,v41,,90,,109,c1924,,1934,,1938,v,,1,,2,c1942,,1943,,1944,v,18,,33,1,43c1946,61,1947,76,1947,86v,8,1,15,3,22c1950,140,1951,172,1951,204v-8,28,-2,57,-7,85c1952,305,1941,320,1944,336v-5,1,-6,4,-6,7c1938,369,1931,394,1929,419v-1,11,-6,22,-3,34c1925,461,1924,469,1923,477v-10,11,-9,24,-9,36c1914,513,1914,513,1914,513v-8,7,-6,16,-6,25c1908,546,1906,554,1902,561v-6,7,-7,16,-6,24c1896,585,1896,585,1896,585v-9,21,-15,42,-18,65c1878,650,1878,650,1878,650v-7,5,-6,12,-6,19c1872,669,1872,669,1872,669v-8,4,-6,12,-6,18c1866,687,1866,687,1866,687v-8,4,-5,12,-6,18c1857,718,1853,730,1848,742v-18,41,-33,83,-52,124c1770,920,1740,972,1707,1022v-20,32,-40,64,-62,94c1625,1143,1605,1169,1583,1194v-20,22,-37,45,-58,66c1524,1261,1523,1262,1522,1263v-1,1,-3,2,-4,3c1518,1266,1518,1266,1518,1266v-1,2,-2,3,-3,5c1514,1272,1513,1274,1512,1275v,,,,,c1511,1276,1510,1277,1509,1278v,,,,,c1508,1279,1507,1280,1506,1281v,,,,,c1505,1282,1504,1283,1503,1284v,,,,,c1502,1285,1501,1286,1500,1287v,,,,,c1499,1288,1498,1289,1497,1290v,,,,,c1496,1291,1495,1292,1494,1293v,,,,,c1493,1294,1492,1295,1491,1296v,,,,,c1490,1297,1489,1299,1488,1300v-5,5,-9,10,-14,14c1473,1315,1471,1316,1470,1317v,,,,,c1469,1318,1468,1319,1467,1320v,,,,,c1466,1321,1465,1322,1464,1323v,,,,,c1463,1324,1462,1325,1461,1326v,,,,,c1460,1327,1459,1328,1458,1329v,,,,,c1457,1330,1456,1331,1455,1332v,,,,,c1454,1333,1453,1334,1452,1335v,,,,,c1451,1336,1450,1337,1449,1338v,,,,,c1447,1340,1445,1343,1443,1345v-3,3,-5,5,-7,7c1431,1356,1424,1363,1415,1371v,,-53,47,-103,86c1235,1518,1152,1569,1066,1615v-58,31,-118,59,-178,86c832,1726,776,1751,720,1776v-68,30,-136,62,-200,101c438,1925,363,1982,300,2054v-29,33,-56,68,-78,106c152,2160,82,2159,11,2160,1,2160,,2157,,2148,,2032,,1916,,1800v12,2,30,4,53,6c148,1813,223,1799,273,1790v33,-6,76,-15,126,-31c403,1757,423,1748,428,1746v-13,1,-27,3,-41,5c358,1753,319,1755,273,1753v-68,-3,-119,-12,-148,-18c82,1727,41,1715,,1704v,-30,,-60,,-90c4,1615,8,1616,12,1617v29,13,60,23,91,32c237,1688,374,1704,514,1695v109,-6,216,-25,320,-58c851,1632,869,1627,884,1616v-18,5,-42,10,-70,15c798,1634,749,1643,690,1647v-104,6,-190,-4,-225,-8c332,1620,207,1580,90,1518,59,1502,30,1484,,1467v,-33,,-66,,-99c44,1397,90,1424,138,1446v41,24,85,40,129,57c412,1557,563,1587,719,1582v81,-3,161,-14,239,-36c1091,1510,1211,1449,1321,1367v84,-62,163,-131,227,-215c1664,1001,1724,829,1745,642v10,-83,10,-167,4,-251c1743,316,1733,242,1719,169,1708,112,1692,56,1677,xe" fillcolor="#63b934" stroked="f">
                  <v:path arrowok="t" o:connecttype="custom" o:connectlocs="5635625,0;6092825,0;6159500,0;6175375,136525;6191250,342900;6172200,917575;6153150,1089025;6115050,1438275;6076950,1628775;6057900,1708150;6019800,1857375;5962650,2063750;5943600,2124075;5924550,2181225;5905500,2238375;5702300,2749550;5222875,3543300;4841875,4000500;4819650,4019550;4810125,4035425;4800600,4048125;4791075,4057650;4781550,4067175;4772025,4076700;4762500,4086225;4752975,4095750;4743450,4105275;4733925,4114800;4679950,4171950;4667250,4181475;4657725,4191000;4648200,4200525;4638675,4210050;4629150,4219575;4619625,4229100;4610100,4238625;4600575,4248150;4559300,4292600;4165600,4625975;2819400,5400675;1651000,5959475;704850,6858000;0,6819900;168275,5734050;1266825,5584825;1228725,5559425;396875,5508625;0,5124450;327025,5235575;2647950,5197475;2584450,5178425;1476375,5203825;0,4657725;438150,4591050;2282825,5022850;4194175,4340225;5540375,2038350;5457825,536575" o:connectangles="0,0,0,0,0,0,0,0,0,0,0,0,0,0,0,0,0,0,0,0,0,0,0,0,0,0,0,0,0,0,0,0,0,0,0,0,0,0,0,0,0,0,0,0,0,0,0,0,0,0,0,0,0,0,0,0,0,0"/>
                </v:shape>
                <v:shape id="Freeform 6" o:spid="_x0000_s1029" style="position:absolute;left:7017;top:212;width:62643;height:68580;visibility:visible;mso-wrap-style:square;v-text-anchor:top" coordsize="1973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" path="m1721,v84,,168,,252,1c1969,270,1912,528,1796,772v-79,166,-186,314,-322,439c1383,1296,1282,1367,1182,1440v-158,116,-322,226,-485,336c558,1870,419,1966,292,2075v-32,27,-63,55,-91,85c134,2160,67,2160,,2160v22,-38,48,-73,77,-106c141,1982,216,1925,297,1877v65,-38,132,-71,201,-101c554,1751,610,1726,666,1701v60,-27,119,-55,177,-86c930,1569,1013,1518,1090,1457v35,-27,69,-57,103,-86c1200,1365,1227,1338,1227,1338v,,,,,c1228,1337,1229,1336,1230,1335v,,,,,c1230,1335,1232,1333,1233,1332v,,,,,c1234,1331,1235,1330,1236,1329v,,,,,c1237,1328,1238,1327,1239,1326v,,,,,c1240,1325,1241,1324,1242,1323v,,,,,c1243,1322,1244,1321,1245,1320v,,,,,c1246,1319,1247,1318,1248,1317v,,,,,c1249,1316,1269,1296,1269,1296v1,-1,5,-5,6,-6c1275,1290,1275,1290,1275,1290v1,-1,2,-2,3,-3c1278,1287,1278,1287,1278,1287v1,-1,2,-2,3,-3c1281,1284,1281,1284,1281,1284v1,-1,21,-23,22,-24c1318,1244,1337,1221,1360,1194v23,-24,43,-51,63,-78c1445,1086,1464,1054,1485,1023v33,-51,63,-103,88,-157c1600,810,1617,766,1625,742v71,-194,90,-384,94,-425c1727,235,1731,127,1721,xe" fillcolor="#0089d3" stroked="f">
                  <v:path arrowok="t" o:connecttype="custom" o:connectlocs="5464175,0;6264275,3175;5702300,2451100;4679950,3844925;3752850,4572000;2212975,5638800;927100,6588125;638175,6858000;0,6858000;244475,6521450;942975,5959475;1581150,5638800;2114550,5400675;2676525,5127625;3460750,4625975;3787775,4352925;3895725,4248150;3895725,4248150;3905250,4238625;3905250,4238625;3914775,4229100;3914775,4229100;3924300,4219575;3924300,4219575;3933825,4210050;3933825,4210050;3943350,4200525;3943350,4200525;3952875,4191000;3952875,4191000;3962400,4181475;3962400,4181475;4029075,4114800;4048125,4095750;4048125,4095750;4057650,4086225;4057650,4086225;4067175,4076700;4067175,4076700;4137025,4000500;4318000,3790950;4518025,3543300;4714875,3248025;4994275,2749550;5159375,2355850;5457825,1006475;5464175,0" o:connectangles="0,0,0,0,0,0,0,0,0,0,0,0,0,0,0,0,0,0,0,0,0,0,0,0,0,0,0,0,0,0,0,0,0,0,0,0,0,0,0,0,0,0,0,0,0,0,0"/>
                </v:shape>
              </v:group>
            </w:pict>
          </mc:Fallback>
        </mc:AlternateContent>
      </w:r>
    </w:p>
    <w:p w14:paraId="063D98A9" w14:textId="108C6CB8" w:rsidR="00CB561C" w:rsidRPr="00FB6112" w:rsidRDefault="00CB561C" w:rsidP="00CB561C">
      <w:pPr>
        <w:jc w:val="center"/>
        <w:rPr>
          <w:rFonts w:cs="Calibri"/>
        </w:rPr>
      </w:pPr>
    </w:p>
    <w:p w14:paraId="04164D7C" w14:textId="4A3196F1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112D38A8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6AD5F075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5CB29EF6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623CC309" w:rsidR="002C54DE" w:rsidRDefault="002C54DE" w:rsidP="002C54DE">
      <w:pPr>
        <w:jc w:val="center"/>
        <w:rPr>
          <w:rFonts w:cs="Calibri"/>
        </w:rPr>
      </w:pPr>
    </w:p>
    <w:p w14:paraId="7C96E435" w14:textId="4838F92E" w:rsidR="002C54DE" w:rsidRDefault="002C54DE" w:rsidP="002C54DE">
      <w:pPr>
        <w:jc w:val="center"/>
        <w:rPr>
          <w:rFonts w:cs="Calibri"/>
        </w:rPr>
      </w:pPr>
    </w:p>
    <w:p w14:paraId="43BDBA24" w14:textId="408E7D4F" w:rsidR="002C54DE" w:rsidRDefault="002C54DE" w:rsidP="002C54DE">
      <w:pPr>
        <w:jc w:val="center"/>
        <w:rPr>
          <w:rFonts w:cs="Calibri"/>
        </w:rPr>
      </w:pPr>
    </w:p>
    <w:p w14:paraId="609ADEB4" w14:textId="57F41110" w:rsidR="002C54DE" w:rsidRDefault="002C54DE" w:rsidP="002C54DE">
      <w:pPr>
        <w:jc w:val="center"/>
        <w:rPr>
          <w:rFonts w:cs="Calibri"/>
        </w:rPr>
      </w:pPr>
    </w:p>
    <w:p w14:paraId="305E8140" w14:textId="78D85B70" w:rsidR="002C54DE" w:rsidRDefault="00B103DB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48A462F9" wp14:editId="5BA332A0">
                <wp:simplePos x="0" y="0"/>
                <wp:positionH relativeFrom="margin">
                  <wp:posOffset>2766695</wp:posOffset>
                </wp:positionH>
                <wp:positionV relativeFrom="margin">
                  <wp:posOffset>2755900</wp:posOffset>
                </wp:positionV>
                <wp:extent cx="4434840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09F38" w14:textId="77777777" w:rsidR="00B103DB" w:rsidRPr="00B103DB" w:rsidRDefault="00B103DB" w:rsidP="00B103DB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</w:pPr>
                            <w:r w:rsidRPr="00B103DB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Aithent Word Template</w:t>
                            </w:r>
                          </w:p>
                          <w:p w14:paraId="0051ED37" w14:textId="1A890382" w:rsidR="005F61BE" w:rsidRPr="006920C1" w:rsidRDefault="00B103DB" w:rsidP="00B103DB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</w:pPr>
                            <w:r w:rsidRPr="00B103DB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217.85pt;margin-top:217pt;width:349.2pt;height:54.8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" filled="f" stroked="f">
                <v:textbox style="mso-fit-shape-to-text:t">
                  <w:txbxContent>
                    <w:p w14:paraId="4C209F38" w14:textId="77777777" w:rsidR="00B103DB" w:rsidRPr="00B103DB" w:rsidRDefault="00B103DB" w:rsidP="00B103DB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</w:pPr>
                      <w:r w:rsidRPr="00B103DB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Aithent Word Template</w:t>
                      </w:r>
                    </w:p>
                    <w:p w14:paraId="0051ED37" w14:textId="1A890382" w:rsidR="005F61BE" w:rsidRPr="006920C1" w:rsidRDefault="00B103DB" w:rsidP="00B103DB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</w:pPr>
                      <w:r w:rsidRPr="00B103DB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Installation Guide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4913045" w14:textId="39B8927B" w:rsidR="002C54DE" w:rsidRDefault="002C54DE" w:rsidP="002C54DE">
      <w:pPr>
        <w:jc w:val="center"/>
        <w:rPr>
          <w:rFonts w:cs="Calibri"/>
        </w:rPr>
      </w:pPr>
    </w:p>
    <w:p w14:paraId="40F58D80" w14:textId="5313708D" w:rsidR="002C54DE" w:rsidRDefault="002C54DE" w:rsidP="002C54DE">
      <w:pPr>
        <w:jc w:val="center"/>
        <w:rPr>
          <w:rFonts w:cs="Calibri"/>
        </w:rPr>
      </w:pPr>
    </w:p>
    <w:p w14:paraId="27423773" w14:textId="4F42316E" w:rsidR="002C54DE" w:rsidRDefault="002C54DE" w:rsidP="002C54DE">
      <w:pPr>
        <w:jc w:val="center"/>
        <w:rPr>
          <w:rFonts w:cs="Calibri"/>
        </w:rPr>
      </w:pPr>
    </w:p>
    <w:p w14:paraId="32560959" w14:textId="7867161D" w:rsidR="002C54DE" w:rsidRPr="00FB6112" w:rsidRDefault="002C54DE" w:rsidP="002C54DE">
      <w:pPr>
        <w:jc w:val="center"/>
        <w:rPr>
          <w:rFonts w:cs="Calibri"/>
        </w:rPr>
      </w:pPr>
    </w:p>
    <w:p w14:paraId="29B17B9E" w14:textId="06ED372A" w:rsidR="002C54DE" w:rsidRDefault="002C54DE" w:rsidP="002C54DE">
      <w:pPr>
        <w:jc w:val="center"/>
        <w:rPr>
          <w:color w:val="262626"/>
        </w:rPr>
      </w:pPr>
    </w:p>
    <w:p w14:paraId="18E01F89" w14:textId="0DCD770D" w:rsidR="002C54DE" w:rsidRDefault="002C54DE" w:rsidP="00AA3C4A">
      <w:pPr>
        <w:rPr>
          <w:color w:val="262626"/>
        </w:rPr>
      </w:pPr>
    </w:p>
    <w:p w14:paraId="69269B04" w14:textId="5A7A73CD" w:rsidR="000E7DBC" w:rsidRDefault="000E7DBC" w:rsidP="000E7DBC">
      <w:pPr>
        <w:rPr>
          <w:color w:val="404040"/>
        </w:rPr>
      </w:pPr>
    </w:p>
    <w:p w14:paraId="0915D6E7" w14:textId="5804E013" w:rsidR="000E7DBC" w:rsidRDefault="000E7DBC" w:rsidP="000E7DBC">
      <w:pPr>
        <w:rPr>
          <w:color w:val="404040"/>
        </w:rPr>
      </w:pPr>
    </w:p>
    <w:p w14:paraId="6AF438B1" w14:textId="43302FDF" w:rsidR="00CB561C" w:rsidRPr="00D46E9D" w:rsidRDefault="00E47278" w:rsidP="00D46E9D">
      <w:pPr>
        <w:ind w:left="0"/>
        <w:rPr>
          <w:color w:val="404040"/>
        </w:rPr>
        <w:sectPr w:rsidR="00CB561C" w:rsidRPr="00D46E9D" w:rsidSect="00E47278">
          <w:headerReference w:type="default" r:id="rId11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8221BDA" wp14:editId="471E83D0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591175" cy="494665"/>
                <wp:effectExtent l="0" t="0" r="0" b="0"/>
                <wp:wrapThrough wrapText="bothSides">
                  <wp:wrapPolygon edited="0">
                    <wp:start x="147" y="0"/>
                    <wp:lineTo x="147" y="21372"/>
                    <wp:lineTo x="21342" y="2137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C203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E6201C7" w:rsidR="005F61BE" w:rsidRDefault="00D11513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  <w:hyperlink r:id="rId12" w:history="1">
                              <w:r w:rsidR="00E47278" w:rsidRPr="00E47278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www.aithent.com</w:t>
                              </w:r>
                            </w:hyperlink>
                          </w:p>
                          <w:p w14:paraId="6F20B8A4" w14:textId="10EB3A5D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2B2ABA0F" w14:textId="213094BD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5FC6CE7B" w14:textId="68EC2AE2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47361703" w14:textId="011DB20C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6B4435AC" w14:textId="32CBF3FC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D6768E7" w14:textId="77777777" w:rsidR="00E47278" w:rsidRPr="00E44B6F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  <w:p w14:paraId="555BCA2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7" type="#_x0000_t202" style="position:absolute;margin-left:0;margin-top:0;width:440.25pt;height:38.95pt;z-index:2516761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" filled="f" stroked="f">
                <v:textbox style="mso-fit-shape-to-text:t">
                  <w:txbxContent>
                    <w:p w14:paraId="46791E3B" w14:textId="5FBA4F9F" w:rsidR="005F61BE" w:rsidRPr="00C203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19 Fulton Street, Suite 408</w:t>
                      </w:r>
                      <w:r w:rsidR="00EE0C0E"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 xml:space="preserve">, </w:t>
                      </w: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E6201C7" w:rsidR="005F61BE" w:rsidRDefault="00CE79BA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  <w:hyperlink r:id="rId13" w:history="1">
                        <w:r w:rsidR="00E47278" w:rsidRPr="00E47278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www.aithent.com</w:t>
                        </w:r>
                      </w:hyperlink>
                    </w:p>
                    <w:p w14:paraId="6F20B8A4" w14:textId="10EB3A5D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2B2ABA0F" w14:textId="213094BD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5FC6CE7B" w14:textId="68EC2AE2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47361703" w14:textId="011DB20C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6B4435AC" w14:textId="32CBF3FC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D6768E7" w14:textId="77777777" w:rsidR="00E47278" w:rsidRPr="00E44B6F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  <w:p w14:paraId="555BCA2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0E7EBA">
        <w:rPr>
          <w:noProof/>
        </w:rPr>
        <mc:AlternateContent>
          <mc:Choice Requires="wps">
            <w:drawing>
              <wp:anchor distT="0" distB="0" distL="114300" distR="114300" simplePos="0" relativeHeight="251647487" behindDoc="0" locked="0" layoutInCell="1" allowOverlap="1" wp14:anchorId="1F926494" wp14:editId="2AA96291">
                <wp:simplePos x="0" y="0"/>
                <wp:positionH relativeFrom="column">
                  <wp:posOffset>-476250</wp:posOffset>
                </wp:positionH>
                <wp:positionV relativeFrom="paragraph">
                  <wp:posOffset>415925</wp:posOffset>
                </wp:positionV>
                <wp:extent cx="7808595" cy="7153275"/>
                <wp:effectExtent l="0" t="0" r="1905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7153275"/>
                        </a:xfrm>
                        <a:prstGeom prst="rect">
                          <a:avLst/>
                        </a:prstGeom>
                        <a:solidFill>
                          <a:srgbClr val="0089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AD331" id="Rectangle 25" o:spid="_x0000_s1026" style="position:absolute;margin-left:-37.5pt;margin-top:32.75pt;width:614.85pt;height:563.25pt;z-index:2516474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" fillcolor="#0089d3" stroked="f" strokeweight="1pt"/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3AD9AA85" w14:textId="331C8ACD" w:rsidR="00B103DB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56315931" w:history="1">
        <w:r w:rsidR="00B103DB" w:rsidRPr="00AF5FE3">
          <w:rPr>
            <w:rStyle w:val="Hyperlink"/>
            <w:noProof/>
          </w:rPr>
          <w:t>1</w:t>
        </w:r>
        <w:r w:rsidR="00B103DB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B103DB" w:rsidRPr="00AF5FE3">
          <w:rPr>
            <w:rStyle w:val="Hyperlink"/>
            <w:noProof/>
          </w:rPr>
          <w:t>Load templates or add-ins</w:t>
        </w:r>
        <w:r w:rsidR="00B103DB">
          <w:rPr>
            <w:noProof/>
            <w:webHidden/>
          </w:rPr>
          <w:tab/>
        </w:r>
        <w:r w:rsidR="00B103DB">
          <w:rPr>
            <w:noProof/>
            <w:webHidden/>
          </w:rPr>
          <w:fldChar w:fldCharType="begin"/>
        </w:r>
        <w:r w:rsidR="00B103DB">
          <w:rPr>
            <w:noProof/>
            <w:webHidden/>
          </w:rPr>
          <w:instrText xml:space="preserve"> PAGEREF _Toc156315931 \h </w:instrText>
        </w:r>
        <w:r w:rsidR="00B103DB">
          <w:rPr>
            <w:noProof/>
            <w:webHidden/>
          </w:rPr>
        </w:r>
        <w:r w:rsidR="00B103DB">
          <w:rPr>
            <w:noProof/>
            <w:webHidden/>
          </w:rPr>
          <w:fldChar w:fldCharType="separate"/>
        </w:r>
        <w:r w:rsidR="00B103DB">
          <w:rPr>
            <w:noProof/>
            <w:webHidden/>
          </w:rPr>
          <w:t>2</w:t>
        </w:r>
        <w:r w:rsidR="00B103DB">
          <w:rPr>
            <w:noProof/>
            <w:webHidden/>
          </w:rPr>
          <w:fldChar w:fldCharType="end"/>
        </w:r>
      </w:hyperlink>
    </w:p>
    <w:p w14:paraId="181F905D" w14:textId="4B6F83F0" w:rsidR="00022D79" w:rsidRDefault="00CF221F">
      <w:r>
        <w:fldChar w:fldCharType="end"/>
      </w:r>
    </w:p>
    <w:p w14:paraId="4131DCCF" w14:textId="476F8F1C" w:rsidR="00C53C2D" w:rsidRDefault="00311CCF">
      <w:pPr>
        <w:ind w:left="0"/>
      </w:pPr>
      <w:r>
        <w:br w:type="page"/>
      </w:r>
    </w:p>
    <w:p w14:paraId="44EDED7E" w14:textId="77777777" w:rsidR="00C53C2D" w:rsidRDefault="00C53C2D" w:rsidP="00C53C2D">
      <w:pPr>
        <w:pStyle w:val="Heading1"/>
      </w:pPr>
      <w:bookmarkStart w:id="0" w:name="_Toc92298958"/>
      <w:bookmarkStart w:id="1" w:name="_Toc156315931"/>
      <w:r>
        <w:lastRenderedPageBreak/>
        <w:t>Load templates or add-ins</w:t>
      </w:r>
      <w:bookmarkEnd w:id="0"/>
      <w:bookmarkEnd w:id="1"/>
    </w:p>
    <w:p w14:paraId="76BCDE5A" w14:textId="77777777" w:rsidR="00C53C2D" w:rsidRDefault="00C53C2D" w:rsidP="00C53C2D">
      <w:r>
        <w:t>When you load a template or add-in, it remains loaded for the current Word session only. If you quit and then restart Word, the template or add-in is not automatically reloaded.</w:t>
      </w:r>
    </w:p>
    <w:p w14:paraId="46AB0BE5" w14:textId="77777777" w:rsidR="00C53C2D" w:rsidRDefault="00C53C2D" w:rsidP="00C53C2D">
      <w:pPr>
        <w:ind w:left="0"/>
      </w:pPr>
    </w:p>
    <w:p w14:paraId="2AF42AEE" w14:textId="77777777" w:rsidR="00C53C2D" w:rsidRDefault="00C53C2D" w:rsidP="00C53C2D">
      <w:r>
        <w:t xml:space="preserve">In Word 2010, 2013, or 2016, select </w:t>
      </w:r>
      <w:r w:rsidRPr="007D7E8E">
        <w:rPr>
          <w:b/>
          <w:bCs/>
        </w:rPr>
        <w:t>File</w:t>
      </w:r>
      <w:r>
        <w:t xml:space="preserve"> &gt; </w:t>
      </w:r>
      <w:r w:rsidRPr="007D7E8E">
        <w:rPr>
          <w:b/>
          <w:bCs/>
        </w:rPr>
        <w:t>Options</w:t>
      </w:r>
      <w:r>
        <w:t xml:space="preserve"> &gt; </w:t>
      </w:r>
      <w:r w:rsidRPr="007D7E8E">
        <w:rPr>
          <w:b/>
          <w:bCs/>
        </w:rPr>
        <w:t>Add-Ins</w:t>
      </w:r>
      <w:r>
        <w:t>.</w:t>
      </w:r>
    </w:p>
    <w:p w14:paraId="741FC506" w14:textId="77777777" w:rsidR="00C53C2D" w:rsidRDefault="00C53C2D" w:rsidP="00C53C2D">
      <w:pPr>
        <w:ind w:left="0"/>
      </w:pPr>
    </w:p>
    <w:p w14:paraId="01D66BD9" w14:textId="77777777" w:rsidR="00C53C2D" w:rsidRDefault="00C53C2D" w:rsidP="00C53C2D">
      <w:r>
        <w:t xml:space="preserve">In Word 2007, click the </w:t>
      </w:r>
      <w:r w:rsidRPr="007D7E8E">
        <w:rPr>
          <w:b/>
          <w:bCs/>
        </w:rPr>
        <w:t>Microsoft Office Button image</w:t>
      </w:r>
      <w:r>
        <w:t xml:space="preserve">, and then select </w:t>
      </w:r>
      <w:r w:rsidRPr="007D7E8E">
        <w:rPr>
          <w:b/>
          <w:bCs/>
        </w:rPr>
        <w:t>Word Options &gt; Add-ins</w:t>
      </w:r>
      <w:r>
        <w:t>.</w:t>
      </w:r>
    </w:p>
    <w:p w14:paraId="19F41044" w14:textId="77777777" w:rsidR="00C53C2D" w:rsidRDefault="00C53C2D" w:rsidP="00C53C2D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30598D8" wp14:editId="28C55410">
                <wp:simplePos x="0" y="0"/>
                <wp:positionH relativeFrom="column">
                  <wp:posOffset>2085340</wp:posOffset>
                </wp:positionH>
                <wp:positionV relativeFrom="paragraph">
                  <wp:posOffset>4225925</wp:posOffset>
                </wp:positionV>
                <wp:extent cx="1247775" cy="2952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952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C8507" id="Rectangle 13" o:spid="_x0000_s1026" style="position:absolute;margin-left:164.2pt;margin-top:332.75pt;width:98.25pt;height:23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536A921" wp14:editId="0D031D20">
            <wp:extent cx="5934075" cy="4819650"/>
            <wp:effectExtent l="19050" t="19050" r="2857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0CF88" w14:textId="77777777" w:rsidR="00C53C2D" w:rsidRDefault="00C53C2D" w:rsidP="00C53C2D"/>
    <w:p w14:paraId="5CC6622E" w14:textId="77777777" w:rsidR="00C53C2D" w:rsidRDefault="00C53C2D" w:rsidP="00C53C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B8108B3" wp14:editId="30379E15">
                <wp:simplePos x="0" y="0"/>
                <wp:positionH relativeFrom="column">
                  <wp:posOffset>1666875</wp:posOffset>
                </wp:positionH>
                <wp:positionV relativeFrom="paragraph">
                  <wp:posOffset>3352165</wp:posOffset>
                </wp:positionV>
                <wp:extent cx="2343150" cy="14001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4001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38425" id="Rectangle 15" o:spid="_x0000_s1026" style="position:absolute;margin-left:131.25pt;margin-top:263.95pt;width:184.5pt;height:110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" filled="f" strokecolor="red" strokeweight="2pt"/>
            </w:pict>
          </mc:Fallback>
        </mc:AlternateContent>
      </w:r>
      <w:r>
        <w:t xml:space="preserve">In the </w:t>
      </w:r>
      <w:r w:rsidRPr="007D7E8E">
        <w:rPr>
          <w:b/>
          <w:bCs/>
        </w:rPr>
        <w:t>Manage list</w:t>
      </w:r>
      <w:r>
        <w:t xml:space="preserve">, select </w:t>
      </w:r>
      <w:r w:rsidRPr="007D7E8E">
        <w:rPr>
          <w:b/>
          <w:bCs/>
        </w:rPr>
        <w:t>Word Add-ins</w:t>
      </w:r>
      <w:r>
        <w:t>, and then click Go.</w:t>
      </w:r>
      <w:r>
        <w:br/>
      </w:r>
      <w:r>
        <w:rPr>
          <w:noProof/>
        </w:rPr>
        <w:drawing>
          <wp:inline distT="0" distB="0" distL="0" distR="0" wp14:anchorId="60B86A69" wp14:editId="1DD735BC">
            <wp:extent cx="5934075" cy="4819650"/>
            <wp:effectExtent l="19050" t="19050" r="2857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B16D61" w14:textId="77777777" w:rsidR="00C53C2D" w:rsidRDefault="00C53C2D" w:rsidP="00C53C2D">
      <w:pPr>
        <w:ind w:left="0"/>
      </w:pPr>
    </w:p>
    <w:p w14:paraId="4EBE06F1" w14:textId="77777777" w:rsidR="00C53C2D" w:rsidRDefault="00C53C2D" w:rsidP="00C53C2D">
      <w:r>
        <w:t xml:space="preserve">Click the </w:t>
      </w:r>
      <w:r w:rsidRPr="007D7E8E">
        <w:rPr>
          <w:b/>
          <w:bCs/>
        </w:rPr>
        <w:t>Templates</w:t>
      </w:r>
      <w:r>
        <w:t xml:space="preserve"> tab.</w:t>
      </w:r>
    </w:p>
    <w:p w14:paraId="6B1D2A2F" w14:textId="77777777" w:rsidR="00C53C2D" w:rsidRDefault="00C53C2D" w:rsidP="00C53C2D">
      <w:pPr>
        <w:ind w:left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8E836B9" w14:textId="77777777" w:rsidR="00C53C2D" w:rsidRDefault="00C53C2D" w:rsidP="00C53C2D">
      <w:r>
        <w:lastRenderedPageBreak/>
        <w:t xml:space="preserve">Under </w:t>
      </w:r>
      <w:r w:rsidRPr="007D7E8E">
        <w:rPr>
          <w:b/>
          <w:bCs/>
        </w:rPr>
        <w:t>Global templates</w:t>
      </w:r>
      <w:r>
        <w:t xml:space="preserve"> and </w:t>
      </w:r>
      <w:r w:rsidRPr="007D7E8E">
        <w:rPr>
          <w:b/>
          <w:bCs/>
        </w:rPr>
        <w:t>add-ins</w:t>
      </w:r>
      <w:r>
        <w:t>, select the check box next to the template or add-in that you want to load.</w:t>
      </w:r>
      <w:r>
        <w:br/>
      </w:r>
    </w:p>
    <w:p w14:paraId="5F88358A" w14:textId="77777777" w:rsidR="00C53C2D" w:rsidRDefault="00C53C2D" w:rsidP="00C53C2D">
      <w:r>
        <w:rPr>
          <w:noProof/>
        </w:rPr>
        <w:drawing>
          <wp:inline distT="0" distB="0" distL="0" distR="0" wp14:anchorId="64351CE0" wp14:editId="64A1A453">
            <wp:extent cx="4298671" cy="3816000"/>
            <wp:effectExtent l="19050" t="19050" r="26035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71" cy="381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077AE347" w14:textId="77777777" w:rsidR="00C53C2D" w:rsidRDefault="00C53C2D" w:rsidP="00C53C2D"/>
    <w:p w14:paraId="106DBCBD" w14:textId="77777777" w:rsidR="00C53C2D" w:rsidRDefault="00C53C2D" w:rsidP="00C53C2D">
      <w:r>
        <w:t xml:space="preserve">If the template or add-in you want does not appear in the box, click </w:t>
      </w:r>
      <w:r w:rsidRPr="007D7E8E">
        <w:rPr>
          <w:b/>
          <w:bCs/>
        </w:rPr>
        <w:t>Add</w:t>
      </w:r>
      <w:r>
        <w:t xml:space="preserve">, switch to the folder that contains the template or add-in you want, click it, and then click </w:t>
      </w:r>
      <w:r w:rsidRPr="007D7E8E">
        <w:rPr>
          <w:b/>
          <w:bCs/>
        </w:rPr>
        <w:t>OK</w:t>
      </w:r>
      <w:r>
        <w:t>.</w:t>
      </w:r>
    </w:p>
    <w:p w14:paraId="5CEE5D00" w14:textId="77777777" w:rsidR="00C53C2D" w:rsidRDefault="00C53C2D" w:rsidP="00C53C2D">
      <w:pPr>
        <w:ind w:left="0"/>
      </w:pPr>
      <w:r>
        <w:br w:type="page"/>
      </w:r>
    </w:p>
    <w:p w14:paraId="3F72A7A3" w14:textId="77777777" w:rsidR="00C53C2D" w:rsidRDefault="00C53C2D" w:rsidP="00C53C2D">
      <w:pPr>
        <w:ind w:left="0"/>
      </w:pPr>
    </w:p>
    <w:p w14:paraId="2C95DB81" w14:textId="77777777" w:rsidR="00C53C2D" w:rsidRDefault="00C53C2D" w:rsidP="00C53C2D">
      <w:bookmarkStart w:id="2" w:name="_Hlk92299274"/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bookmarkEnd w:id="2"/>
    <w:p w14:paraId="0C129BB0" w14:textId="77777777" w:rsidR="00C53C2D" w:rsidRDefault="00C53C2D" w:rsidP="00C53C2D">
      <w:pPr>
        <w:ind w:left="0"/>
      </w:pPr>
    </w:p>
    <w:p w14:paraId="40EB6EC7" w14:textId="77777777" w:rsidR="00C53C2D" w:rsidRPr="003F3757" w:rsidRDefault="00C53C2D" w:rsidP="00C53C2D">
      <w:r>
        <w:rPr>
          <w:noProof/>
        </w:rPr>
        <w:drawing>
          <wp:inline distT="0" distB="0" distL="0" distR="0" wp14:anchorId="2829F406" wp14:editId="6C8344EC">
            <wp:extent cx="4542155" cy="2952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E8EF" w14:textId="77777777" w:rsidR="00C53C2D" w:rsidRPr="003F3757" w:rsidRDefault="00C53C2D" w:rsidP="001640E2">
      <w:pPr>
        <w:ind w:left="0"/>
      </w:pPr>
    </w:p>
    <w:sectPr w:rsidR="00C53C2D" w:rsidRPr="003F3757" w:rsidSect="00E47278">
      <w:headerReference w:type="default" r:id="rId18"/>
      <w:footerReference w:type="default" r:id="rId19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91DFB" w14:textId="77777777" w:rsidR="00D11513" w:rsidRDefault="00D11513" w:rsidP="00631A31">
      <w:r>
        <w:separator/>
      </w:r>
    </w:p>
  </w:endnote>
  <w:endnote w:type="continuationSeparator" w:id="0">
    <w:p w14:paraId="444DE35D" w14:textId="77777777" w:rsidR="00D11513" w:rsidRDefault="00D11513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2982B" w:rsidR="00CB561C" w:rsidRPr="0031161B" w:rsidRDefault="000F026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3AA9363E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0F026E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0089D3"/>
                              <w:spacing w:val="60"/>
                              <w:sz w:val="18"/>
                              <w:szCs w:val="18"/>
                            </w:rPr>
                          </w:pPr>
                          <w:r w:rsidRPr="000F026E"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0F026E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0F026E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8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0F026E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0089D3"/>
                        <w:spacing w:val="60"/>
                        <w:sz w:val="18"/>
                        <w:szCs w:val="18"/>
                      </w:rPr>
                    </w:pPr>
                    <w:r w:rsidRPr="000F026E"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0F026E" w:rsidRDefault="00994897" w:rsidP="00994897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  <w:p w14:paraId="5012D895" w14:textId="77777777" w:rsidR="0031161B" w:rsidRPr="000F026E" w:rsidRDefault="0031161B" w:rsidP="0031161B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0F36A8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659047CE">
              <wp:simplePos x="0" y="0"/>
              <wp:positionH relativeFrom="page">
                <wp:posOffset>0</wp:posOffset>
              </wp:positionH>
              <wp:positionV relativeFrom="paragraph">
                <wp:posOffset>269845</wp:posOffset>
              </wp:positionV>
              <wp:extent cx="7775575" cy="45719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45719"/>
                      </a:xfrm>
                      <a:prstGeom prst="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5C2B9C" id="Rectangle 4" o:spid="_x0000_s1026" style="position:absolute;margin-left:0;margin-top:21.25pt;width:612.25pt;height:3.6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" fillcolor="#0089d3" stroked="f" strokeweight="1pt"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0F026E" w:rsidRDefault="00F655D4" w:rsidP="00F655D4">
                          <w:pPr>
                            <w:pStyle w:val="Footer"/>
                            <w:jc w:val="right"/>
                            <w:rPr>
                              <w:color w:val="0089D3"/>
                              <w:sz w:val="20"/>
                              <w:szCs w:val="20"/>
                            </w:rPr>
                          </w:pP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026E">
                            <w:rPr>
                              <w:noProof/>
                              <w:color w:val="0089D3"/>
                              <w:sz w:val="20"/>
                              <w:szCs w:val="20"/>
                            </w:rPr>
                            <w:t>1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29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0F026E" w:rsidRDefault="00F655D4" w:rsidP="00F655D4">
                    <w:pPr>
                      <w:pStyle w:val="Footer"/>
                      <w:jc w:val="right"/>
                      <w:rPr>
                        <w:color w:val="0089D3"/>
                        <w:sz w:val="20"/>
                        <w:szCs w:val="20"/>
                      </w:rPr>
                    </w:pPr>
                    <w:r w:rsidRPr="000F026E">
                      <w:rPr>
                        <w:color w:val="0089D3"/>
                        <w:sz w:val="20"/>
                        <w:szCs w:val="20"/>
                      </w:rPr>
                      <w:t xml:space="preserve">Page 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begin"/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separate"/>
                    </w:r>
                    <w:r w:rsidRPr="000F026E">
                      <w:rPr>
                        <w:noProof/>
                        <w:color w:val="0089D3"/>
                        <w:sz w:val="20"/>
                        <w:szCs w:val="20"/>
                      </w:rPr>
                      <w:t>1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DEA1C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1402" w14:textId="77777777" w:rsidR="00D11513" w:rsidRDefault="00D11513" w:rsidP="00631A31">
      <w:r>
        <w:separator/>
      </w:r>
    </w:p>
  </w:footnote>
  <w:footnote w:type="continuationSeparator" w:id="0">
    <w:p w14:paraId="43B5F23E" w14:textId="77777777" w:rsidR="00D11513" w:rsidRDefault="00D11513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6B6D80F3" w:rsidR="00A2675C" w:rsidRPr="0031161B" w:rsidRDefault="000F36A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64D4B473">
              <wp:simplePos x="0" y="0"/>
              <wp:positionH relativeFrom="column">
                <wp:posOffset>-914400</wp:posOffset>
              </wp:positionH>
              <wp:positionV relativeFrom="paragraph">
                <wp:posOffset>-447513</wp:posOffset>
              </wp:positionV>
              <wp:extent cx="6659880" cy="143510"/>
              <wp:effectExtent l="0" t="0" r="7620" b="8890"/>
              <wp:wrapThrough wrapText="bothSides">
                <wp:wrapPolygon edited="0">
                  <wp:start x="0" y="0"/>
                  <wp:lineTo x="0" y="20071"/>
                  <wp:lineTo x="21563" y="20071"/>
                  <wp:lineTo x="21563" y="0"/>
                  <wp:lineTo x="0" y="0"/>
                </wp:wrapPolygon>
              </wp:wrapThrough>
              <wp:docPr id="6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43510"/>
                      </a:xfrm>
                      <a:prstGeom prst="round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2ACA08" id="Rectangle: Rounded Corners 6" o:spid="_x0000_s1026" style="position:absolute;margin-left:-1in;margin-top:-35.25pt;width:524.4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" fillcolor="#0089d3" stroked="f" strokeweight="1pt">
              <v:stroke joinstyle="miter"/>
              <w10:wrap type="through"/>
            </v:roundrect>
          </w:pict>
        </mc:Fallback>
      </mc:AlternateContent>
    </w:r>
    <w:ins w:id="3" w:author="Shivakumar M." w:date="2024-01-16T15:10:00Z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775A5" wp14:editId="154A106B">
                <wp:simplePos x="0" y="0"/>
                <wp:positionH relativeFrom="column">
                  <wp:posOffset>-910590</wp:posOffset>
                </wp:positionH>
                <wp:positionV relativeFrom="paragraph">
                  <wp:posOffset>-262093</wp:posOffset>
                </wp:positionV>
                <wp:extent cx="6659880" cy="143510"/>
                <wp:effectExtent l="0" t="0" r="7620" b="8890"/>
                <wp:wrapThrough wrapText="bothSides">
                  <wp:wrapPolygon edited="0">
                    <wp:start x="0" y="0"/>
                    <wp:lineTo x="0" y="20071"/>
                    <wp:lineTo x="21563" y="20071"/>
                    <wp:lineTo x="21563" y="0"/>
                    <wp:lineTo x="0" y="0"/>
                  </wp:wrapPolygon>
                </wp:wrapThrough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143510"/>
                        </a:xfrm>
                        <a:prstGeom prst="roundRect">
                          <a:avLst/>
                        </a:prstGeom>
                        <a:solidFill>
                          <a:srgbClr val="63B9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24491" id="Rectangle: Rounded Corners 29" o:spid="_x0000_s1026" style="position:absolute;margin-left:-71.7pt;margin-top:-20.65pt;width:524.4pt;height:1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" fillcolor="#63b934" stroked="f" strokeweight="1pt">
                <v:stroke joinstyle="miter"/>
                <w10:wrap type="through"/>
              </v:roundrect>
            </w:pict>
          </mc:Fallback>
        </mc:AlternateContent>
      </w:r>
    </w:ins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1FE51C37">
          <wp:simplePos x="0" y="0"/>
          <wp:positionH relativeFrom="column">
            <wp:posOffset>5813263</wp:posOffset>
          </wp:positionH>
          <wp:positionV relativeFrom="paragraph">
            <wp:posOffset>-422275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8" type="#_x0000_t75" style="width:9pt;height:9pt" o:bullet="t">
        <v:imagedata r:id="rId1" o:title="BD14532_"/>
      </v:shape>
    </w:pict>
  </w:numPicBullet>
  <w:numPicBullet w:numPicBulletId="1">
    <w:pict>
      <v:shape id="_x0000_i1659" type="#_x0000_t75" style="width:9pt;height:9pt" o:bullet="t">
        <v:imagedata r:id="rId2" o:title="j0115867"/>
      </v:shape>
    </w:pict>
  </w:numPicBullet>
  <w:numPicBullet w:numPicBulletId="2">
    <w:pict>
      <v:shape id="_x0000_i1660" type="#_x0000_t75" style="width:12pt;height:8.25pt" o:bullet="t">
        <v:imagedata r:id="rId3" o:title="arrow"/>
      </v:shape>
    </w:pict>
  </w:numPicBullet>
  <w:numPicBullet w:numPicBulletId="3">
    <w:pict>
      <v:shape id="_x0000_i1661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kumar M.">
    <w15:presenceInfo w15:providerId="AD" w15:userId="S::mshivakumar@chn.aithent.com::7316d590-9723-4bce-80c8-88921c408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E7EBA"/>
    <w:rsid w:val="000F026E"/>
    <w:rsid w:val="000F36A8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96F41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336C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0C1"/>
    <w:rsid w:val="00692192"/>
    <w:rsid w:val="006A031A"/>
    <w:rsid w:val="006A0487"/>
    <w:rsid w:val="006A516A"/>
    <w:rsid w:val="006B11C3"/>
    <w:rsid w:val="006C177B"/>
    <w:rsid w:val="006C49D7"/>
    <w:rsid w:val="006D09FC"/>
    <w:rsid w:val="006D0AB5"/>
    <w:rsid w:val="006D14FE"/>
    <w:rsid w:val="006D4D84"/>
    <w:rsid w:val="006E0CCE"/>
    <w:rsid w:val="006E5388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B7208"/>
    <w:rsid w:val="007C3A19"/>
    <w:rsid w:val="007C47B9"/>
    <w:rsid w:val="007C5807"/>
    <w:rsid w:val="007D057F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D45D6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1A22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A3C4A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03DB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3C2D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E79BA"/>
    <w:rsid w:val="00CF221F"/>
    <w:rsid w:val="00D0074C"/>
    <w:rsid w:val="00D0496B"/>
    <w:rsid w:val="00D06700"/>
    <w:rsid w:val="00D11513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109"/>
    <w:rsid w:val="00E24721"/>
    <w:rsid w:val="00E24FD6"/>
    <w:rsid w:val="00E3190B"/>
    <w:rsid w:val="00E31C74"/>
    <w:rsid w:val="00E43DAF"/>
    <w:rsid w:val="00E440F5"/>
    <w:rsid w:val="00E4490C"/>
    <w:rsid w:val="00E44B6F"/>
    <w:rsid w:val="00E47278"/>
    <w:rsid w:val="00E643B3"/>
    <w:rsid w:val="00E648BD"/>
    <w:rsid w:val="00E67693"/>
    <w:rsid w:val="00E70432"/>
    <w:rsid w:val="00E7139C"/>
    <w:rsid w:val="00E72E12"/>
    <w:rsid w:val="00E75E82"/>
    <w:rsid w:val="00E76B48"/>
    <w:rsid w:val="00E94504"/>
    <w:rsid w:val="00E94596"/>
    <w:rsid w:val="00EA15D2"/>
    <w:rsid w:val="00EA52DA"/>
    <w:rsid w:val="00EA6E02"/>
    <w:rsid w:val="00EB3F36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3D0E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aithent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7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8</cp:revision>
  <cp:lastPrinted>2021-12-29T14:30:00Z</cp:lastPrinted>
  <dcterms:created xsi:type="dcterms:W3CDTF">2024-01-16T11:13:00Z</dcterms:created>
  <dcterms:modified xsi:type="dcterms:W3CDTF">2024-01-16T11:21:00Z</dcterms:modified>
</cp:coreProperties>
</file>