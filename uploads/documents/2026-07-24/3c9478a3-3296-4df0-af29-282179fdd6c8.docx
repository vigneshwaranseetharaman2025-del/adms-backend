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26CE" w14:textId="76337B20" w:rsidR="004C3344" w:rsidRDefault="006920C1" w:rsidP="00CB561C">
      <w:pPr>
        <w:rPr>
          <w:rFonts w:cs="Calibri"/>
        </w:rPr>
      </w:pPr>
      <w:r>
        <w:rPr>
          <w:rFonts w:cs="Calibri"/>
          <w:noProof/>
        </w:rPr>
        <w:drawing>
          <wp:anchor distT="0" distB="0" distL="114300" distR="114300" simplePos="0" relativeHeight="251648512" behindDoc="0" locked="0" layoutInCell="1" allowOverlap="1" wp14:anchorId="0ED05DD6" wp14:editId="7E7579CA">
            <wp:simplePos x="0" y="0"/>
            <wp:positionH relativeFrom="column">
              <wp:posOffset>5060950</wp:posOffset>
            </wp:positionH>
            <wp:positionV relativeFrom="paragraph">
              <wp:posOffset>-181285</wp:posOffset>
            </wp:positionV>
            <wp:extent cx="1701165" cy="568960"/>
            <wp:effectExtent l="0" t="0" r="0" b="2540"/>
            <wp:wrapNone/>
            <wp:docPr id="125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56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3C3">
        <w:rPr>
          <w:rFonts w:cs="Calibri"/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609408F9" wp14:editId="76773606">
                <wp:simplePos x="0" y="0"/>
                <wp:positionH relativeFrom="column">
                  <wp:posOffset>-1073002</wp:posOffset>
                </wp:positionH>
                <wp:positionV relativeFrom="paragraph">
                  <wp:posOffset>-885190</wp:posOffset>
                </wp:positionV>
                <wp:extent cx="5868027" cy="5794744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8027" cy="5794744"/>
                          <a:chOff x="0" y="0"/>
                          <a:chExt cx="6966024" cy="6879265"/>
                        </a:xfrm>
                      </wpg:grpSpPr>
                      <pic:pic xmlns:pic="http://schemas.openxmlformats.org/drawingml/2006/picture">
                        <pic:nvPicPr>
                          <pic:cNvPr id="22" name="Picture 16">
                            <a:extLst>
                              <a:ext uri="{FF2B5EF4-FFF2-40B4-BE49-F238E27FC236}">
                                <a16:creationId xmlns:a16="http://schemas.microsoft.com/office/drawing/2014/main" id="{A1A76D84-3648-41DD-B7F5-F69CFA4C9DB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65" t="22149" r="15474" b="7333"/>
                          <a:stretch>
                            <a:fillRect/>
                          </a:stretch>
                        </pic:blipFill>
                        <pic:spPr>
                          <a:xfrm>
                            <a:off x="21265" y="0"/>
                            <a:ext cx="5354955" cy="4835525"/>
                          </a:xfrm>
                          <a:custGeom>
                            <a:avLst/>
                            <a:gdLst>
                              <a:gd name="connsiteX0" fmla="*/ 0 w 5355127"/>
                              <a:gd name="connsiteY0" fmla="*/ 0 h 4836154"/>
                              <a:gd name="connsiteX1" fmla="*/ 4919247 w 5355127"/>
                              <a:gd name="connsiteY1" fmla="*/ 0 h 4836154"/>
                              <a:gd name="connsiteX2" fmla="*/ 4966156 w 5355127"/>
                              <a:gd name="connsiteY2" fmla="*/ 77215 h 4836154"/>
                              <a:gd name="connsiteX3" fmla="*/ 5355127 w 5355127"/>
                              <a:gd name="connsiteY3" fmla="*/ 1613380 h 4836154"/>
                              <a:gd name="connsiteX4" fmla="*/ 2132353 w 5355127"/>
                              <a:gd name="connsiteY4" fmla="*/ 4836154 h 4836154"/>
                              <a:gd name="connsiteX5" fmla="*/ 82370 w 5355127"/>
                              <a:gd name="connsiteY5" fmla="*/ 4100229 h 4836154"/>
                              <a:gd name="connsiteX6" fmla="*/ 0 w 5355127"/>
                              <a:gd name="connsiteY6" fmla="*/ 4025367 h 48361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55127" h="4836154">
                                <a:moveTo>
                                  <a:pt x="0" y="0"/>
                                </a:moveTo>
                                <a:lnTo>
                                  <a:pt x="4919247" y="0"/>
                                </a:lnTo>
                                <a:lnTo>
                                  <a:pt x="4966156" y="77215"/>
                                </a:lnTo>
                                <a:cubicBezTo>
                                  <a:pt x="5214221" y="533860"/>
                                  <a:pt x="5355127" y="1057165"/>
                                  <a:pt x="5355127" y="1613380"/>
                                </a:cubicBezTo>
                                <a:cubicBezTo>
                                  <a:pt x="5355127" y="3393269"/>
                                  <a:pt x="3912242" y="4836154"/>
                                  <a:pt x="2132353" y="4836154"/>
                                </a:cubicBezTo>
                                <a:cubicBezTo>
                                  <a:pt x="1353652" y="4836154"/>
                                  <a:pt x="639455" y="4559977"/>
                                  <a:pt x="82370" y="4100229"/>
                                </a:cubicBezTo>
                                <a:lnTo>
                                  <a:pt x="0" y="402536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wps:wsp>
                        <wps:cNvPr id="7" name="Freeform 5">
                          <a:extLst>
                            <a:ext uri="{FF2B5EF4-FFF2-40B4-BE49-F238E27FC236}">
                              <a16:creationId xmlns:a16="http://schemas.microsoft.com/office/drawing/2014/main" id="{1B1BE956-8C2C-EA78-DAE9-C7585ADA9F5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21265"/>
                            <a:ext cx="6197600" cy="6858000"/>
                          </a:xfrm>
                          <a:custGeom>
                            <a:avLst/>
                            <a:gdLst>
                              <a:gd name="T0" fmla="*/ 1775 w 1952"/>
                              <a:gd name="T1" fmla="*/ 0 h 2160"/>
                              <a:gd name="T2" fmla="*/ 1919 w 1952"/>
                              <a:gd name="T3" fmla="*/ 0 h 2160"/>
                              <a:gd name="T4" fmla="*/ 1940 w 1952"/>
                              <a:gd name="T5" fmla="*/ 0 h 2160"/>
                              <a:gd name="T6" fmla="*/ 1945 w 1952"/>
                              <a:gd name="T7" fmla="*/ 43 h 2160"/>
                              <a:gd name="T8" fmla="*/ 1950 w 1952"/>
                              <a:gd name="T9" fmla="*/ 108 h 2160"/>
                              <a:gd name="T10" fmla="*/ 1944 w 1952"/>
                              <a:gd name="T11" fmla="*/ 289 h 2160"/>
                              <a:gd name="T12" fmla="*/ 1938 w 1952"/>
                              <a:gd name="T13" fmla="*/ 343 h 2160"/>
                              <a:gd name="T14" fmla="*/ 1926 w 1952"/>
                              <a:gd name="T15" fmla="*/ 453 h 2160"/>
                              <a:gd name="T16" fmla="*/ 1914 w 1952"/>
                              <a:gd name="T17" fmla="*/ 513 h 2160"/>
                              <a:gd name="T18" fmla="*/ 1908 w 1952"/>
                              <a:gd name="T19" fmla="*/ 538 h 2160"/>
                              <a:gd name="T20" fmla="*/ 1896 w 1952"/>
                              <a:gd name="T21" fmla="*/ 585 h 2160"/>
                              <a:gd name="T22" fmla="*/ 1878 w 1952"/>
                              <a:gd name="T23" fmla="*/ 650 h 2160"/>
                              <a:gd name="T24" fmla="*/ 1872 w 1952"/>
                              <a:gd name="T25" fmla="*/ 669 h 2160"/>
                              <a:gd name="T26" fmla="*/ 1866 w 1952"/>
                              <a:gd name="T27" fmla="*/ 687 h 2160"/>
                              <a:gd name="T28" fmla="*/ 1860 w 1952"/>
                              <a:gd name="T29" fmla="*/ 705 h 2160"/>
                              <a:gd name="T30" fmla="*/ 1796 w 1952"/>
                              <a:gd name="T31" fmla="*/ 866 h 2160"/>
                              <a:gd name="T32" fmla="*/ 1645 w 1952"/>
                              <a:gd name="T33" fmla="*/ 1116 h 2160"/>
                              <a:gd name="T34" fmla="*/ 1525 w 1952"/>
                              <a:gd name="T35" fmla="*/ 1260 h 2160"/>
                              <a:gd name="T36" fmla="*/ 1518 w 1952"/>
                              <a:gd name="T37" fmla="*/ 1266 h 2160"/>
                              <a:gd name="T38" fmla="*/ 1515 w 1952"/>
                              <a:gd name="T39" fmla="*/ 1271 h 2160"/>
                              <a:gd name="T40" fmla="*/ 1512 w 1952"/>
                              <a:gd name="T41" fmla="*/ 1275 h 2160"/>
                              <a:gd name="T42" fmla="*/ 1509 w 1952"/>
                              <a:gd name="T43" fmla="*/ 1278 h 2160"/>
                              <a:gd name="T44" fmla="*/ 1506 w 1952"/>
                              <a:gd name="T45" fmla="*/ 1281 h 2160"/>
                              <a:gd name="T46" fmla="*/ 1503 w 1952"/>
                              <a:gd name="T47" fmla="*/ 1284 h 2160"/>
                              <a:gd name="T48" fmla="*/ 1500 w 1952"/>
                              <a:gd name="T49" fmla="*/ 1287 h 2160"/>
                              <a:gd name="T50" fmla="*/ 1497 w 1952"/>
                              <a:gd name="T51" fmla="*/ 1290 h 2160"/>
                              <a:gd name="T52" fmla="*/ 1494 w 1952"/>
                              <a:gd name="T53" fmla="*/ 1293 h 2160"/>
                              <a:gd name="T54" fmla="*/ 1491 w 1952"/>
                              <a:gd name="T55" fmla="*/ 1296 h 2160"/>
                              <a:gd name="T56" fmla="*/ 1474 w 1952"/>
                              <a:gd name="T57" fmla="*/ 1314 h 2160"/>
                              <a:gd name="T58" fmla="*/ 1470 w 1952"/>
                              <a:gd name="T59" fmla="*/ 1317 h 2160"/>
                              <a:gd name="T60" fmla="*/ 1467 w 1952"/>
                              <a:gd name="T61" fmla="*/ 1320 h 2160"/>
                              <a:gd name="T62" fmla="*/ 1464 w 1952"/>
                              <a:gd name="T63" fmla="*/ 1323 h 2160"/>
                              <a:gd name="T64" fmla="*/ 1461 w 1952"/>
                              <a:gd name="T65" fmla="*/ 1326 h 2160"/>
                              <a:gd name="T66" fmla="*/ 1458 w 1952"/>
                              <a:gd name="T67" fmla="*/ 1329 h 2160"/>
                              <a:gd name="T68" fmla="*/ 1455 w 1952"/>
                              <a:gd name="T69" fmla="*/ 1332 h 2160"/>
                              <a:gd name="T70" fmla="*/ 1452 w 1952"/>
                              <a:gd name="T71" fmla="*/ 1335 h 2160"/>
                              <a:gd name="T72" fmla="*/ 1449 w 1952"/>
                              <a:gd name="T73" fmla="*/ 1338 h 2160"/>
                              <a:gd name="T74" fmla="*/ 1436 w 1952"/>
                              <a:gd name="T75" fmla="*/ 1352 h 2160"/>
                              <a:gd name="T76" fmla="*/ 1312 w 1952"/>
                              <a:gd name="T77" fmla="*/ 1457 h 2160"/>
                              <a:gd name="T78" fmla="*/ 888 w 1952"/>
                              <a:gd name="T79" fmla="*/ 1701 h 2160"/>
                              <a:gd name="T80" fmla="*/ 520 w 1952"/>
                              <a:gd name="T81" fmla="*/ 1877 h 2160"/>
                              <a:gd name="T82" fmla="*/ 222 w 1952"/>
                              <a:gd name="T83" fmla="*/ 2160 h 2160"/>
                              <a:gd name="T84" fmla="*/ 0 w 1952"/>
                              <a:gd name="T85" fmla="*/ 2148 h 2160"/>
                              <a:gd name="T86" fmla="*/ 53 w 1952"/>
                              <a:gd name="T87" fmla="*/ 1806 h 2160"/>
                              <a:gd name="T88" fmla="*/ 399 w 1952"/>
                              <a:gd name="T89" fmla="*/ 1759 h 2160"/>
                              <a:gd name="T90" fmla="*/ 387 w 1952"/>
                              <a:gd name="T91" fmla="*/ 1751 h 2160"/>
                              <a:gd name="T92" fmla="*/ 125 w 1952"/>
                              <a:gd name="T93" fmla="*/ 1735 h 2160"/>
                              <a:gd name="T94" fmla="*/ 0 w 1952"/>
                              <a:gd name="T95" fmla="*/ 1614 h 2160"/>
                              <a:gd name="T96" fmla="*/ 103 w 1952"/>
                              <a:gd name="T97" fmla="*/ 1649 h 2160"/>
                              <a:gd name="T98" fmla="*/ 834 w 1952"/>
                              <a:gd name="T99" fmla="*/ 1637 h 2160"/>
                              <a:gd name="T100" fmla="*/ 814 w 1952"/>
                              <a:gd name="T101" fmla="*/ 1631 h 2160"/>
                              <a:gd name="T102" fmla="*/ 465 w 1952"/>
                              <a:gd name="T103" fmla="*/ 1639 h 2160"/>
                              <a:gd name="T104" fmla="*/ 0 w 1952"/>
                              <a:gd name="T105" fmla="*/ 1467 h 2160"/>
                              <a:gd name="T106" fmla="*/ 138 w 1952"/>
                              <a:gd name="T107" fmla="*/ 1446 h 2160"/>
                              <a:gd name="T108" fmla="*/ 719 w 1952"/>
                              <a:gd name="T109" fmla="*/ 1582 h 2160"/>
                              <a:gd name="T110" fmla="*/ 1321 w 1952"/>
                              <a:gd name="T111" fmla="*/ 1367 h 2160"/>
                              <a:gd name="T112" fmla="*/ 1745 w 1952"/>
                              <a:gd name="T113" fmla="*/ 642 h 2160"/>
                              <a:gd name="T114" fmla="*/ 1719 w 1952"/>
                              <a:gd name="T115" fmla="*/ 169 h 2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952" h="2160">
                                <a:moveTo>
                                  <a:pt x="1677" y="0"/>
                                </a:moveTo>
                                <a:cubicBezTo>
                                  <a:pt x="1699" y="0"/>
                                  <a:pt x="1733" y="0"/>
                                  <a:pt x="1775" y="0"/>
                                </a:cubicBezTo>
                                <a:cubicBezTo>
                                  <a:pt x="1787" y="0"/>
                                  <a:pt x="1799" y="0"/>
                                  <a:pt x="1810" y="0"/>
                                </a:cubicBezTo>
                                <a:cubicBezTo>
                                  <a:pt x="1851" y="0"/>
                                  <a:pt x="1900" y="0"/>
                                  <a:pt x="1919" y="0"/>
                                </a:cubicBezTo>
                                <a:cubicBezTo>
                                  <a:pt x="1924" y="0"/>
                                  <a:pt x="1934" y="0"/>
                                  <a:pt x="1938" y="0"/>
                                </a:cubicBezTo>
                                <a:cubicBezTo>
                                  <a:pt x="1938" y="0"/>
                                  <a:pt x="1939" y="0"/>
                                  <a:pt x="1940" y="0"/>
                                </a:cubicBezTo>
                                <a:cubicBezTo>
                                  <a:pt x="1942" y="0"/>
                                  <a:pt x="1943" y="0"/>
                                  <a:pt x="1944" y="0"/>
                                </a:cubicBezTo>
                                <a:cubicBezTo>
                                  <a:pt x="1944" y="18"/>
                                  <a:pt x="1944" y="33"/>
                                  <a:pt x="1945" y="43"/>
                                </a:cubicBezTo>
                                <a:cubicBezTo>
                                  <a:pt x="1946" y="61"/>
                                  <a:pt x="1947" y="76"/>
                                  <a:pt x="1947" y="86"/>
                                </a:cubicBezTo>
                                <a:cubicBezTo>
                                  <a:pt x="1947" y="94"/>
                                  <a:pt x="1948" y="101"/>
                                  <a:pt x="1950" y="108"/>
                                </a:cubicBezTo>
                                <a:cubicBezTo>
                                  <a:pt x="1950" y="140"/>
                                  <a:pt x="1951" y="172"/>
                                  <a:pt x="1951" y="204"/>
                                </a:cubicBezTo>
                                <a:cubicBezTo>
                                  <a:pt x="1943" y="232"/>
                                  <a:pt x="1949" y="261"/>
                                  <a:pt x="1944" y="289"/>
                                </a:cubicBezTo>
                                <a:cubicBezTo>
                                  <a:pt x="1952" y="305"/>
                                  <a:pt x="1941" y="320"/>
                                  <a:pt x="1944" y="336"/>
                                </a:cubicBezTo>
                                <a:cubicBezTo>
                                  <a:pt x="1939" y="337"/>
                                  <a:pt x="1938" y="340"/>
                                  <a:pt x="1938" y="343"/>
                                </a:cubicBezTo>
                                <a:cubicBezTo>
                                  <a:pt x="1938" y="369"/>
                                  <a:pt x="1931" y="394"/>
                                  <a:pt x="1929" y="419"/>
                                </a:cubicBezTo>
                                <a:cubicBezTo>
                                  <a:pt x="1928" y="430"/>
                                  <a:pt x="1923" y="441"/>
                                  <a:pt x="1926" y="453"/>
                                </a:cubicBezTo>
                                <a:cubicBezTo>
                                  <a:pt x="1925" y="461"/>
                                  <a:pt x="1924" y="469"/>
                                  <a:pt x="1923" y="477"/>
                                </a:cubicBezTo>
                                <a:cubicBezTo>
                                  <a:pt x="1913" y="488"/>
                                  <a:pt x="1914" y="501"/>
                                  <a:pt x="1914" y="513"/>
                                </a:cubicBezTo>
                                <a:cubicBezTo>
                                  <a:pt x="1914" y="513"/>
                                  <a:pt x="1914" y="513"/>
                                  <a:pt x="1914" y="513"/>
                                </a:cubicBezTo>
                                <a:cubicBezTo>
                                  <a:pt x="1906" y="520"/>
                                  <a:pt x="1908" y="529"/>
                                  <a:pt x="1908" y="538"/>
                                </a:cubicBezTo>
                                <a:cubicBezTo>
                                  <a:pt x="1908" y="546"/>
                                  <a:pt x="1906" y="554"/>
                                  <a:pt x="1902" y="561"/>
                                </a:cubicBezTo>
                                <a:cubicBezTo>
                                  <a:pt x="1896" y="568"/>
                                  <a:pt x="1895" y="577"/>
                                  <a:pt x="1896" y="585"/>
                                </a:cubicBezTo>
                                <a:cubicBezTo>
                                  <a:pt x="1896" y="585"/>
                                  <a:pt x="1896" y="585"/>
                                  <a:pt x="1896" y="585"/>
                                </a:cubicBezTo>
                                <a:cubicBezTo>
                                  <a:pt x="1887" y="606"/>
                                  <a:pt x="1881" y="627"/>
                                  <a:pt x="1878" y="650"/>
                                </a:cubicBezTo>
                                <a:cubicBezTo>
                                  <a:pt x="1878" y="650"/>
                                  <a:pt x="1878" y="650"/>
                                  <a:pt x="1878" y="650"/>
                                </a:cubicBezTo>
                                <a:cubicBezTo>
                                  <a:pt x="1871" y="655"/>
                                  <a:pt x="1872" y="662"/>
                                  <a:pt x="1872" y="669"/>
                                </a:cubicBezTo>
                                <a:cubicBezTo>
                                  <a:pt x="1872" y="669"/>
                                  <a:pt x="1872" y="669"/>
                                  <a:pt x="1872" y="669"/>
                                </a:cubicBezTo>
                                <a:cubicBezTo>
                                  <a:pt x="1864" y="673"/>
                                  <a:pt x="1866" y="681"/>
                                  <a:pt x="1866" y="687"/>
                                </a:cubicBezTo>
                                <a:cubicBezTo>
                                  <a:pt x="1866" y="687"/>
                                  <a:pt x="1866" y="687"/>
                                  <a:pt x="1866" y="687"/>
                                </a:cubicBezTo>
                                <a:cubicBezTo>
                                  <a:pt x="1858" y="691"/>
                                  <a:pt x="1861" y="699"/>
                                  <a:pt x="1860" y="705"/>
                                </a:cubicBezTo>
                                <a:cubicBezTo>
                                  <a:pt x="1857" y="718"/>
                                  <a:pt x="1853" y="730"/>
                                  <a:pt x="1848" y="742"/>
                                </a:cubicBezTo>
                                <a:cubicBezTo>
                                  <a:pt x="1830" y="783"/>
                                  <a:pt x="1815" y="825"/>
                                  <a:pt x="1796" y="866"/>
                                </a:cubicBezTo>
                                <a:cubicBezTo>
                                  <a:pt x="1770" y="920"/>
                                  <a:pt x="1740" y="972"/>
                                  <a:pt x="1707" y="1022"/>
                                </a:cubicBezTo>
                                <a:cubicBezTo>
                                  <a:pt x="1687" y="1054"/>
                                  <a:pt x="1667" y="1086"/>
                                  <a:pt x="1645" y="1116"/>
                                </a:cubicBezTo>
                                <a:cubicBezTo>
                                  <a:pt x="1625" y="1143"/>
                                  <a:pt x="1605" y="1169"/>
                                  <a:pt x="1583" y="1194"/>
                                </a:cubicBezTo>
                                <a:cubicBezTo>
                                  <a:pt x="1563" y="1216"/>
                                  <a:pt x="1546" y="1239"/>
                                  <a:pt x="1525" y="1260"/>
                                </a:cubicBezTo>
                                <a:cubicBezTo>
                                  <a:pt x="1524" y="1261"/>
                                  <a:pt x="1523" y="1262"/>
                                  <a:pt x="1522" y="1263"/>
                                </a:cubicBezTo>
                                <a:cubicBezTo>
                                  <a:pt x="1521" y="1264"/>
                                  <a:pt x="1519" y="1265"/>
                                  <a:pt x="1518" y="1266"/>
                                </a:cubicBezTo>
                                <a:cubicBezTo>
                                  <a:pt x="1518" y="1266"/>
                                  <a:pt x="1518" y="1266"/>
                                  <a:pt x="1518" y="1266"/>
                                </a:cubicBezTo>
                                <a:cubicBezTo>
                                  <a:pt x="1517" y="1268"/>
                                  <a:pt x="1516" y="1269"/>
                                  <a:pt x="1515" y="1271"/>
                                </a:cubicBezTo>
                                <a:cubicBezTo>
                                  <a:pt x="1514" y="1272"/>
                                  <a:pt x="1513" y="1274"/>
                                  <a:pt x="1512" y="1275"/>
                                </a:cubicBezTo>
                                <a:cubicBezTo>
                                  <a:pt x="1512" y="1275"/>
                                  <a:pt x="1512" y="1275"/>
                                  <a:pt x="1512" y="1275"/>
                                </a:cubicBezTo>
                                <a:cubicBezTo>
                                  <a:pt x="1511" y="1276"/>
                                  <a:pt x="1510" y="1277"/>
                                  <a:pt x="1509" y="1278"/>
                                </a:cubicBezTo>
                                <a:cubicBezTo>
                                  <a:pt x="1509" y="1278"/>
                                  <a:pt x="1509" y="1278"/>
                                  <a:pt x="1509" y="1278"/>
                                </a:cubicBezTo>
                                <a:cubicBezTo>
                                  <a:pt x="1508" y="1279"/>
                                  <a:pt x="1507" y="1280"/>
                                  <a:pt x="1506" y="1281"/>
                                </a:cubicBezTo>
                                <a:cubicBezTo>
                                  <a:pt x="1506" y="1281"/>
                                  <a:pt x="1506" y="1281"/>
                                  <a:pt x="1506" y="1281"/>
                                </a:cubicBezTo>
                                <a:cubicBezTo>
                                  <a:pt x="1505" y="1282"/>
                                  <a:pt x="1504" y="1283"/>
                                  <a:pt x="1503" y="1284"/>
                                </a:cubicBezTo>
                                <a:cubicBezTo>
                                  <a:pt x="1503" y="1284"/>
                                  <a:pt x="1503" y="1284"/>
                                  <a:pt x="1503" y="1284"/>
                                </a:cubicBezTo>
                                <a:cubicBezTo>
                                  <a:pt x="1502" y="1285"/>
                                  <a:pt x="1501" y="1286"/>
                                  <a:pt x="1500" y="1287"/>
                                </a:cubicBezTo>
                                <a:cubicBezTo>
                                  <a:pt x="1500" y="1287"/>
                                  <a:pt x="1500" y="1287"/>
                                  <a:pt x="1500" y="1287"/>
                                </a:cubicBezTo>
                                <a:cubicBezTo>
                                  <a:pt x="1499" y="1288"/>
                                  <a:pt x="1498" y="1289"/>
                                  <a:pt x="1497" y="1290"/>
                                </a:cubicBezTo>
                                <a:cubicBezTo>
                                  <a:pt x="1497" y="1290"/>
                                  <a:pt x="1497" y="1290"/>
                                  <a:pt x="1497" y="1290"/>
                                </a:cubicBezTo>
                                <a:cubicBezTo>
                                  <a:pt x="1496" y="1291"/>
                                  <a:pt x="1495" y="1292"/>
                                  <a:pt x="1494" y="1293"/>
                                </a:cubicBezTo>
                                <a:cubicBezTo>
                                  <a:pt x="1494" y="1293"/>
                                  <a:pt x="1494" y="1293"/>
                                  <a:pt x="1494" y="1293"/>
                                </a:cubicBezTo>
                                <a:cubicBezTo>
                                  <a:pt x="1493" y="1294"/>
                                  <a:pt x="1492" y="1295"/>
                                  <a:pt x="1491" y="1296"/>
                                </a:cubicBezTo>
                                <a:cubicBezTo>
                                  <a:pt x="1491" y="1296"/>
                                  <a:pt x="1491" y="1296"/>
                                  <a:pt x="1491" y="1296"/>
                                </a:cubicBezTo>
                                <a:cubicBezTo>
                                  <a:pt x="1490" y="1297"/>
                                  <a:pt x="1489" y="1299"/>
                                  <a:pt x="1488" y="1300"/>
                                </a:cubicBezTo>
                                <a:cubicBezTo>
                                  <a:pt x="1483" y="1305"/>
                                  <a:pt x="1479" y="1310"/>
                                  <a:pt x="1474" y="1314"/>
                                </a:cubicBezTo>
                                <a:cubicBezTo>
                                  <a:pt x="1473" y="1315"/>
                                  <a:pt x="1471" y="1316"/>
                                  <a:pt x="1470" y="1317"/>
                                </a:cubicBezTo>
                                <a:cubicBezTo>
                                  <a:pt x="1470" y="1317"/>
                                  <a:pt x="1470" y="1317"/>
                                  <a:pt x="1470" y="1317"/>
                                </a:cubicBezTo>
                                <a:cubicBezTo>
                                  <a:pt x="1469" y="1318"/>
                                  <a:pt x="1468" y="1319"/>
                                  <a:pt x="1467" y="1320"/>
                                </a:cubicBezTo>
                                <a:cubicBezTo>
                                  <a:pt x="1467" y="1320"/>
                                  <a:pt x="1467" y="1320"/>
                                  <a:pt x="1467" y="1320"/>
                                </a:cubicBezTo>
                                <a:cubicBezTo>
                                  <a:pt x="1466" y="1321"/>
                                  <a:pt x="1465" y="1322"/>
                                  <a:pt x="1464" y="1323"/>
                                </a:cubicBezTo>
                                <a:cubicBezTo>
                                  <a:pt x="1464" y="1323"/>
                                  <a:pt x="1464" y="1323"/>
                                  <a:pt x="1464" y="1323"/>
                                </a:cubicBezTo>
                                <a:cubicBezTo>
                                  <a:pt x="1463" y="1324"/>
                                  <a:pt x="1462" y="1325"/>
                                  <a:pt x="1461" y="1326"/>
                                </a:cubicBezTo>
                                <a:cubicBezTo>
                                  <a:pt x="1461" y="1326"/>
                                  <a:pt x="1461" y="1326"/>
                                  <a:pt x="1461" y="1326"/>
                                </a:cubicBezTo>
                                <a:cubicBezTo>
                                  <a:pt x="1460" y="1327"/>
                                  <a:pt x="1459" y="1328"/>
                                  <a:pt x="1458" y="1329"/>
                                </a:cubicBezTo>
                                <a:cubicBezTo>
                                  <a:pt x="1458" y="1329"/>
                                  <a:pt x="1458" y="1329"/>
                                  <a:pt x="1458" y="1329"/>
                                </a:cubicBezTo>
                                <a:cubicBezTo>
                                  <a:pt x="1457" y="1330"/>
                                  <a:pt x="1456" y="1331"/>
                                  <a:pt x="1455" y="1332"/>
                                </a:cubicBezTo>
                                <a:cubicBezTo>
                                  <a:pt x="1455" y="1332"/>
                                  <a:pt x="1455" y="1332"/>
                                  <a:pt x="1455" y="1332"/>
                                </a:cubicBezTo>
                                <a:cubicBezTo>
                                  <a:pt x="1454" y="1333"/>
                                  <a:pt x="1453" y="1334"/>
                                  <a:pt x="1452" y="1335"/>
                                </a:cubicBezTo>
                                <a:cubicBezTo>
                                  <a:pt x="1452" y="1335"/>
                                  <a:pt x="1452" y="1335"/>
                                  <a:pt x="1452" y="1335"/>
                                </a:cubicBezTo>
                                <a:cubicBezTo>
                                  <a:pt x="1451" y="1336"/>
                                  <a:pt x="1450" y="1337"/>
                                  <a:pt x="1449" y="1338"/>
                                </a:cubicBezTo>
                                <a:cubicBezTo>
                                  <a:pt x="1449" y="1338"/>
                                  <a:pt x="1449" y="1338"/>
                                  <a:pt x="1449" y="1338"/>
                                </a:cubicBezTo>
                                <a:cubicBezTo>
                                  <a:pt x="1447" y="1340"/>
                                  <a:pt x="1445" y="1343"/>
                                  <a:pt x="1443" y="1345"/>
                                </a:cubicBezTo>
                                <a:cubicBezTo>
                                  <a:pt x="1440" y="1348"/>
                                  <a:pt x="1438" y="1350"/>
                                  <a:pt x="1436" y="1352"/>
                                </a:cubicBezTo>
                                <a:cubicBezTo>
                                  <a:pt x="1431" y="1356"/>
                                  <a:pt x="1424" y="1363"/>
                                  <a:pt x="1415" y="1371"/>
                                </a:cubicBezTo>
                                <a:cubicBezTo>
                                  <a:pt x="1415" y="1371"/>
                                  <a:pt x="1362" y="1418"/>
                                  <a:pt x="1312" y="1457"/>
                                </a:cubicBezTo>
                                <a:cubicBezTo>
                                  <a:pt x="1235" y="1518"/>
                                  <a:pt x="1152" y="1569"/>
                                  <a:pt x="1066" y="1615"/>
                                </a:cubicBezTo>
                                <a:cubicBezTo>
                                  <a:pt x="1008" y="1646"/>
                                  <a:pt x="948" y="1674"/>
                                  <a:pt x="888" y="1701"/>
                                </a:cubicBezTo>
                                <a:cubicBezTo>
                                  <a:pt x="832" y="1726"/>
                                  <a:pt x="776" y="1751"/>
                                  <a:pt x="720" y="1776"/>
                                </a:cubicBezTo>
                                <a:cubicBezTo>
                                  <a:pt x="652" y="1806"/>
                                  <a:pt x="584" y="1838"/>
                                  <a:pt x="520" y="1877"/>
                                </a:cubicBezTo>
                                <a:cubicBezTo>
                                  <a:pt x="438" y="1925"/>
                                  <a:pt x="363" y="1982"/>
                                  <a:pt x="300" y="2054"/>
                                </a:cubicBezTo>
                                <a:cubicBezTo>
                                  <a:pt x="271" y="2087"/>
                                  <a:pt x="244" y="2122"/>
                                  <a:pt x="222" y="2160"/>
                                </a:cubicBezTo>
                                <a:cubicBezTo>
                                  <a:pt x="152" y="2160"/>
                                  <a:pt x="82" y="2159"/>
                                  <a:pt x="11" y="2160"/>
                                </a:cubicBezTo>
                                <a:cubicBezTo>
                                  <a:pt x="1" y="2160"/>
                                  <a:pt x="0" y="2157"/>
                                  <a:pt x="0" y="2148"/>
                                </a:cubicBezTo>
                                <a:cubicBezTo>
                                  <a:pt x="0" y="2032"/>
                                  <a:pt x="0" y="1916"/>
                                  <a:pt x="0" y="1800"/>
                                </a:cubicBezTo>
                                <a:cubicBezTo>
                                  <a:pt x="12" y="1802"/>
                                  <a:pt x="30" y="1804"/>
                                  <a:pt x="53" y="1806"/>
                                </a:cubicBezTo>
                                <a:cubicBezTo>
                                  <a:pt x="148" y="1813"/>
                                  <a:pt x="223" y="1799"/>
                                  <a:pt x="273" y="1790"/>
                                </a:cubicBezTo>
                                <a:cubicBezTo>
                                  <a:pt x="306" y="1784"/>
                                  <a:pt x="349" y="1775"/>
                                  <a:pt x="399" y="1759"/>
                                </a:cubicBezTo>
                                <a:cubicBezTo>
                                  <a:pt x="403" y="1757"/>
                                  <a:pt x="423" y="1748"/>
                                  <a:pt x="428" y="1746"/>
                                </a:cubicBezTo>
                                <a:cubicBezTo>
                                  <a:pt x="415" y="1747"/>
                                  <a:pt x="401" y="1749"/>
                                  <a:pt x="387" y="1751"/>
                                </a:cubicBezTo>
                                <a:cubicBezTo>
                                  <a:pt x="358" y="1753"/>
                                  <a:pt x="319" y="1755"/>
                                  <a:pt x="273" y="1753"/>
                                </a:cubicBezTo>
                                <a:cubicBezTo>
                                  <a:pt x="205" y="1750"/>
                                  <a:pt x="154" y="1741"/>
                                  <a:pt x="125" y="1735"/>
                                </a:cubicBezTo>
                                <a:cubicBezTo>
                                  <a:pt x="82" y="1727"/>
                                  <a:pt x="41" y="1715"/>
                                  <a:pt x="0" y="1704"/>
                                </a:cubicBezTo>
                                <a:cubicBezTo>
                                  <a:pt x="0" y="1674"/>
                                  <a:pt x="0" y="1644"/>
                                  <a:pt x="0" y="1614"/>
                                </a:cubicBezTo>
                                <a:cubicBezTo>
                                  <a:pt x="4" y="1615"/>
                                  <a:pt x="8" y="1616"/>
                                  <a:pt x="12" y="1617"/>
                                </a:cubicBezTo>
                                <a:cubicBezTo>
                                  <a:pt x="41" y="1630"/>
                                  <a:pt x="72" y="1640"/>
                                  <a:pt x="103" y="1649"/>
                                </a:cubicBezTo>
                                <a:cubicBezTo>
                                  <a:pt x="237" y="1688"/>
                                  <a:pt x="374" y="1704"/>
                                  <a:pt x="514" y="1695"/>
                                </a:cubicBezTo>
                                <a:cubicBezTo>
                                  <a:pt x="623" y="1689"/>
                                  <a:pt x="730" y="1670"/>
                                  <a:pt x="834" y="1637"/>
                                </a:cubicBezTo>
                                <a:cubicBezTo>
                                  <a:pt x="851" y="1632"/>
                                  <a:pt x="869" y="1627"/>
                                  <a:pt x="884" y="1616"/>
                                </a:cubicBezTo>
                                <a:cubicBezTo>
                                  <a:pt x="866" y="1621"/>
                                  <a:pt x="842" y="1626"/>
                                  <a:pt x="814" y="1631"/>
                                </a:cubicBezTo>
                                <a:cubicBezTo>
                                  <a:pt x="798" y="1634"/>
                                  <a:pt x="749" y="1643"/>
                                  <a:pt x="690" y="1647"/>
                                </a:cubicBezTo>
                                <a:cubicBezTo>
                                  <a:pt x="586" y="1653"/>
                                  <a:pt x="500" y="1643"/>
                                  <a:pt x="465" y="1639"/>
                                </a:cubicBezTo>
                                <a:cubicBezTo>
                                  <a:pt x="332" y="1620"/>
                                  <a:pt x="207" y="1580"/>
                                  <a:pt x="90" y="1518"/>
                                </a:cubicBezTo>
                                <a:cubicBezTo>
                                  <a:pt x="59" y="1502"/>
                                  <a:pt x="30" y="1484"/>
                                  <a:pt x="0" y="1467"/>
                                </a:cubicBezTo>
                                <a:cubicBezTo>
                                  <a:pt x="0" y="1434"/>
                                  <a:pt x="0" y="1401"/>
                                  <a:pt x="0" y="1368"/>
                                </a:cubicBezTo>
                                <a:cubicBezTo>
                                  <a:pt x="44" y="1397"/>
                                  <a:pt x="90" y="1424"/>
                                  <a:pt x="138" y="1446"/>
                                </a:cubicBezTo>
                                <a:cubicBezTo>
                                  <a:pt x="179" y="1470"/>
                                  <a:pt x="223" y="1486"/>
                                  <a:pt x="267" y="1503"/>
                                </a:cubicBezTo>
                                <a:cubicBezTo>
                                  <a:pt x="412" y="1557"/>
                                  <a:pt x="563" y="1587"/>
                                  <a:pt x="719" y="1582"/>
                                </a:cubicBezTo>
                                <a:cubicBezTo>
                                  <a:pt x="800" y="1579"/>
                                  <a:pt x="880" y="1568"/>
                                  <a:pt x="958" y="1546"/>
                                </a:cubicBezTo>
                                <a:cubicBezTo>
                                  <a:pt x="1091" y="1510"/>
                                  <a:pt x="1211" y="1449"/>
                                  <a:pt x="1321" y="1367"/>
                                </a:cubicBezTo>
                                <a:cubicBezTo>
                                  <a:pt x="1405" y="1305"/>
                                  <a:pt x="1484" y="1236"/>
                                  <a:pt x="1548" y="1152"/>
                                </a:cubicBezTo>
                                <a:cubicBezTo>
                                  <a:pt x="1664" y="1001"/>
                                  <a:pt x="1724" y="829"/>
                                  <a:pt x="1745" y="642"/>
                                </a:cubicBezTo>
                                <a:cubicBezTo>
                                  <a:pt x="1755" y="559"/>
                                  <a:pt x="1755" y="475"/>
                                  <a:pt x="1749" y="391"/>
                                </a:cubicBezTo>
                                <a:cubicBezTo>
                                  <a:pt x="1743" y="316"/>
                                  <a:pt x="1733" y="242"/>
                                  <a:pt x="1719" y="169"/>
                                </a:cubicBezTo>
                                <a:cubicBezTo>
                                  <a:pt x="1708" y="112"/>
                                  <a:pt x="1692" y="56"/>
                                  <a:pt x="167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3B93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" name="Freeform 6"/>
                        <wps:cNvSpPr>
                          <a:spLocks/>
                        </wps:cNvSpPr>
                        <wps:spPr bwMode="auto">
                          <a:xfrm>
                            <a:off x="701749" y="21265"/>
                            <a:ext cx="6264275" cy="6858000"/>
                          </a:xfrm>
                          <a:custGeom>
                            <a:avLst/>
                            <a:gdLst>
                              <a:gd name="T0" fmla="*/ 1721 w 1973"/>
                              <a:gd name="T1" fmla="*/ 0 h 2160"/>
                              <a:gd name="T2" fmla="*/ 1973 w 1973"/>
                              <a:gd name="T3" fmla="*/ 1 h 2160"/>
                              <a:gd name="T4" fmla="*/ 1796 w 1973"/>
                              <a:gd name="T5" fmla="*/ 772 h 2160"/>
                              <a:gd name="T6" fmla="*/ 1474 w 1973"/>
                              <a:gd name="T7" fmla="*/ 1211 h 2160"/>
                              <a:gd name="T8" fmla="*/ 1182 w 1973"/>
                              <a:gd name="T9" fmla="*/ 1440 h 2160"/>
                              <a:gd name="T10" fmla="*/ 697 w 1973"/>
                              <a:gd name="T11" fmla="*/ 1776 h 2160"/>
                              <a:gd name="T12" fmla="*/ 292 w 1973"/>
                              <a:gd name="T13" fmla="*/ 2075 h 2160"/>
                              <a:gd name="T14" fmla="*/ 201 w 1973"/>
                              <a:gd name="T15" fmla="*/ 2160 h 2160"/>
                              <a:gd name="T16" fmla="*/ 0 w 1973"/>
                              <a:gd name="T17" fmla="*/ 2160 h 2160"/>
                              <a:gd name="T18" fmla="*/ 77 w 1973"/>
                              <a:gd name="T19" fmla="*/ 2054 h 2160"/>
                              <a:gd name="T20" fmla="*/ 297 w 1973"/>
                              <a:gd name="T21" fmla="*/ 1877 h 2160"/>
                              <a:gd name="T22" fmla="*/ 498 w 1973"/>
                              <a:gd name="T23" fmla="*/ 1776 h 2160"/>
                              <a:gd name="T24" fmla="*/ 666 w 1973"/>
                              <a:gd name="T25" fmla="*/ 1701 h 2160"/>
                              <a:gd name="T26" fmla="*/ 843 w 1973"/>
                              <a:gd name="T27" fmla="*/ 1615 h 2160"/>
                              <a:gd name="T28" fmla="*/ 1090 w 1973"/>
                              <a:gd name="T29" fmla="*/ 1457 h 2160"/>
                              <a:gd name="T30" fmla="*/ 1193 w 1973"/>
                              <a:gd name="T31" fmla="*/ 1371 h 2160"/>
                              <a:gd name="T32" fmla="*/ 1227 w 1973"/>
                              <a:gd name="T33" fmla="*/ 1338 h 2160"/>
                              <a:gd name="T34" fmla="*/ 1227 w 1973"/>
                              <a:gd name="T35" fmla="*/ 1338 h 2160"/>
                              <a:gd name="T36" fmla="*/ 1230 w 1973"/>
                              <a:gd name="T37" fmla="*/ 1335 h 2160"/>
                              <a:gd name="T38" fmla="*/ 1230 w 1973"/>
                              <a:gd name="T39" fmla="*/ 1335 h 2160"/>
                              <a:gd name="T40" fmla="*/ 1233 w 1973"/>
                              <a:gd name="T41" fmla="*/ 1332 h 2160"/>
                              <a:gd name="T42" fmla="*/ 1233 w 1973"/>
                              <a:gd name="T43" fmla="*/ 1332 h 2160"/>
                              <a:gd name="T44" fmla="*/ 1236 w 1973"/>
                              <a:gd name="T45" fmla="*/ 1329 h 2160"/>
                              <a:gd name="T46" fmla="*/ 1236 w 1973"/>
                              <a:gd name="T47" fmla="*/ 1329 h 2160"/>
                              <a:gd name="T48" fmla="*/ 1239 w 1973"/>
                              <a:gd name="T49" fmla="*/ 1326 h 2160"/>
                              <a:gd name="T50" fmla="*/ 1239 w 1973"/>
                              <a:gd name="T51" fmla="*/ 1326 h 2160"/>
                              <a:gd name="T52" fmla="*/ 1242 w 1973"/>
                              <a:gd name="T53" fmla="*/ 1323 h 2160"/>
                              <a:gd name="T54" fmla="*/ 1242 w 1973"/>
                              <a:gd name="T55" fmla="*/ 1323 h 2160"/>
                              <a:gd name="T56" fmla="*/ 1245 w 1973"/>
                              <a:gd name="T57" fmla="*/ 1320 h 2160"/>
                              <a:gd name="T58" fmla="*/ 1245 w 1973"/>
                              <a:gd name="T59" fmla="*/ 1320 h 2160"/>
                              <a:gd name="T60" fmla="*/ 1248 w 1973"/>
                              <a:gd name="T61" fmla="*/ 1317 h 2160"/>
                              <a:gd name="T62" fmla="*/ 1248 w 1973"/>
                              <a:gd name="T63" fmla="*/ 1317 h 2160"/>
                              <a:gd name="T64" fmla="*/ 1269 w 1973"/>
                              <a:gd name="T65" fmla="*/ 1296 h 2160"/>
                              <a:gd name="T66" fmla="*/ 1275 w 1973"/>
                              <a:gd name="T67" fmla="*/ 1290 h 2160"/>
                              <a:gd name="T68" fmla="*/ 1275 w 1973"/>
                              <a:gd name="T69" fmla="*/ 1290 h 2160"/>
                              <a:gd name="T70" fmla="*/ 1278 w 1973"/>
                              <a:gd name="T71" fmla="*/ 1287 h 2160"/>
                              <a:gd name="T72" fmla="*/ 1278 w 1973"/>
                              <a:gd name="T73" fmla="*/ 1287 h 2160"/>
                              <a:gd name="T74" fmla="*/ 1281 w 1973"/>
                              <a:gd name="T75" fmla="*/ 1284 h 2160"/>
                              <a:gd name="T76" fmla="*/ 1281 w 1973"/>
                              <a:gd name="T77" fmla="*/ 1284 h 2160"/>
                              <a:gd name="T78" fmla="*/ 1303 w 1973"/>
                              <a:gd name="T79" fmla="*/ 1260 h 2160"/>
                              <a:gd name="T80" fmla="*/ 1360 w 1973"/>
                              <a:gd name="T81" fmla="*/ 1194 h 2160"/>
                              <a:gd name="T82" fmla="*/ 1423 w 1973"/>
                              <a:gd name="T83" fmla="*/ 1116 h 2160"/>
                              <a:gd name="T84" fmla="*/ 1485 w 1973"/>
                              <a:gd name="T85" fmla="*/ 1023 h 2160"/>
                              <a:gd name="T86" fmla="*/ 1573 w 1973"/>
                              <a:gd name="T87" fmla="*/ 866 h 2160"/>
                              <a:gd name="T88" fmla="*/ 1625 w 1973"/>
                              <a:gd name="T89" fmla="*/ 742 h 2160"/>
                              <a:gd name="T90" fmla="*/ 1719 w 1973"/>
                              <a:gd name="T91" fmla="*/ 317 h 2160"/>
                              <a:gd name="T92" fmla="*/ 1721 w 1973"/>
                              <a:gd name="T93" fmla="*/ 0 h 2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1973" h="2160">
                                <a:moveTo>
                                  <a:pt x="1721" y="0"/>
                                </a:moveTo>
                                <a:cubicBezTo>
                                  <a:pt x="1805" y="0"/>
                                  <a:pt x="1889" y="0"/>
                                  <a:pt x="1973" y="1"/>
                                </a:cubicBezTo>
                                <a:cubicBezTo>
                                  <a:pt x="1969" y="270"/>
                                  <a:pt x="1912" y="528"/>
                                  <a:pt x="1796" y="772"/>
                                </a:cubicBezTo>
                                <a:cubicBezTo>
                                  <a:pt x="1717" y="938"/>
                                  <a:pt x="1610" y="1086"/>
                                  <a:pt x="1474" y="1211"/>
                                </a:cubicBezTo>
                                <a:cubicBezTo>
                                  <a:pt x="1383" y="1296"/>
                                  <a:pt x="1282" y="1367"/>
                                  <a:pt x="1182" y="1440"/>
                                </a:cubicBezTo>
                                <a:cubicBezTo>
                                  <a:pt x="1024" y="1556"/>
                                  <a:pt x="860" y="1666"/>
                                  <a:pt x="697" y="1776"/>
                                </a:cubicBezTo>
                                <a:cubicBezTo>
                                  <a:pt x="558" y="1870"/>
                                  <a:pt x="419" y="1966"/>
                                  <a:pt x="292" y="2075"/>
                                </a:cubicBezTo>
                                <a:cubicBezTo>
                                  <a:pt x="260" y="2102"/>
                                  <a:pt x="229" y="2130"/>
                                  <a:pt x="201" y="2160"/>
                                </a:cubicBezTo>
                                <a:cubicBezTo>
                                  <a:pt x="134" y="2160"/>
                                  <a:pt x="67" y="2160"/>
                                  <a:pt x="0" y="2160"/>
                                </a:cubicBezTo>
                                <a:cubicBezTo>
                                  <a:pt x="22" y="2122"/>
                                  <a:pt x="48" y="2087"/>
                                  <a:pt x="77" y="2054"/>
                                </a:cubicBezTo>
                                <a:cubicBezTo>
                                  <a:pt x="141" y="1982"/>
                                  <a:pt x="216" y="1925"/>
                                  <a:pt x="297" y="1877"/>
                                </a:cubicBezTo>
                                <a:cubicBezTo>
                                  <a:pt x="362" y="1839"/>
                                  <a:pt x="429" y="1806"/>
                                  <a:pt x="498" y="1776"/>
                                </a:cubicBezTo>
                                <a:cubicBezTo>
                                  <a:pt x="554" y="1751"/>
                                  <a:pt x="610" y="1726"/>
                                  <a:pt x="666" y="1701"/>
                                </a:cubicBezTo>
                                <a:cubicBezTo>
                                  <a:pt x="726" y="1674"/>
                                  <a:pt x="785" y="1646"/>
                                  <a:pt x="843" y="1615"/>
                                </a:cubicBezTo>
                                <a:cubicBezTo>
                                  <a:pt x="930" y="1569"/>
                                  <a:pt x="1013" y="1518"/>
                                  <a:pt x="1090" y="1457"/>
                                </a:cubicBezTo>
                                <a:cubicBezTo>
                                  <a:pt x="1125" y="1430"/>
                                  <a:pt x="1159" y="1400"/>
                                  <a:pt x="1193" y="1371"/>
                                </a:cubicBezTo>
                                <a:cubicBezTo>
                                  <a:pt x="1200" y="1365"/>
                                  <a:pt x="1227" y="1338"/>
                                  <a:pt x="1227" y="1338"/>
                                </a:cubicBezTo>
                                <a:cubicBezTo>
                                  <a:pt x="1227" y="1338"/>
                                  <a:pt x="1227" y="1338"/>
                                  <a:pt x="1227" y="1338"/>
                                </a:cubicBezTo>
                                <a:cubicBezTo>
                                  <a:pt x="1228" y="1337"/>
                                  <a:pt x="1229" y="1336"/>
                                  <a:pt x="1230" y="1335"/>
                                </a:cubicBezTo>
                                <a:cubicBezTo>
                                  <a:pt x="1230" y="1335"/>
                                  <a:pt x="1230" y="1335"/>
                                  <a:pt x="1230" y="1335"/>
                                </a:cubicBezTo>
                                <a:cubicBezTo>
                                  <a:pt x="1230" y="1335"/>
                                  <a:pt x="1232" y="1333"/>
                                  <a:pt x="1233" y="1332"/>
                                </a:cubicBezTo>
                                <a:cubicBezTo>
                                  <a:pt x="1233" y="1332"/>
                                  <a:pt x="1233" y="1332"/>
                                  <a:pt x="1233" y="1332"/>
                                </a:cubicBezTo>
                                <a:cubicBezTo>
                                  <a:pt x="1234" y="1331"/>
                                  <a:pt x="1235" y="1330"/>
                                  <a:pt x="1236" y="1329"/>
                                </a:cubicBezTo>
                                <a:cubicBezTo>
                                  <a:pt x="1236" y="1329"/>
                                  <a:pt x="1236" y="1329"/>
                                  <a:pt x="1236" y="1329"/>
                                </a:cubicBezTo>
                                <a:cubicBezTo>
                                  <a:pt x="1237" y="1328"/>
                                  <a:pt x="1238" y="1327"/>
                                  <a:pt x="1239" y="1326"/>
                                </a:cubicBezTo>
                                <a:cubicBezTo>
                                  <a:pt x="1239" y="1326"/>
                                  <a:pt x="1239" y="1326"/>
                                  <a:pt x="1239" y="1326"/>
                                </a:cubicBezTo>
                                <a:cubicBezTo>
                                  <a:pt x="1240" y="1325"/>
                                  <a:pt x="1241" y="1324"/>
                                  <a:pt x="1242" y="1323"/>
                                </a:cubicBezTo>
                                <a:cubicBezTo>
                                  <a:pt x="1242" y="1323"/>
                                  <a:pt x="1242" y="1323"/>
                                  <a:pt x="1242" y="1323"/>
                                </a:cubicBezTo>
                                <a:cubicBezTo>
                                  <a:pt x="1243" y="1322"/>
                                  <a:pt x="1244" y="1321"/>
                                  <a:pt x="1245" y="1320"/>
                                </a:cubicBezTo>
                                <a:cubicBezTo>
                                  <a:pt x="1245" y="1320"/>
                                  <a:pt x="1245" y="1320"/>
                                  <a:pt x="1245" y="1320"/>
                                </a:cubicBezTo>
                                <a:cubicBezTo>
                                  <a:pt x="1246" y="1319"/>
                                  <a:pt x="1247" y="1318"/>
                                  <a:pt x="1248" y="1317"/>
                                </a:cubicBezTo>
                                <a:cubicBezTo>
                                  <a:pt x="1248" y="1317"/>
                                  <a:pt x="1248" y="1317"/>
                                  <a:pt x="1248" y="1317"/>
                                </a:cubicBezTo>
                                <a:cubicBezTo>
                                  <a:pt x="1249" y="1316"/>
                                  <a:pt x="1269" y="1296"/>
                                  <a:pt x="1269" y="1296"/>
                                </a:cubicBezTo>
                                <a:cubicBezTo>
                                  <a:pt x="1270" y="1295"/>
                                  <a:pt x="1274" y="1291"/>
                                  <a:pt x="1275" y="1290"/>
                                </a:cubicBezTo>
                                <a:cubicBezTo>
                                  <a:pt x="1275" y="1290"/>
                                  <a:pt x="1275" y="1290"/>
                                  <a:pt x="1275" y="1290"/>
                                </a:cubicBezTo>
                                <a:cubicBezTo>
                                  <a:pt x="1276" y="1289"/>
                                  <a:pt x="1277" y="1288"/>
                                  <a:pt x="1278" y="1287"/>
                                </a:cubicBezTo>
                                <a:cubicBezTo>
                                  <a:pt x="1278" y="1287"/>
                                  <a:pt x="1278" y="1287"/>
                                  <a:pt x="1278" y="1287"/>
                                </a:cubicBezTo>
                                <a:cubicBezTo>
                                  <a:pt x="1279" y="1286"/>
                                  <a:pt x="1280" y="1285"/>
                                  <a:pt x="1281" y="1284"/>
                                </a:cubicBezTo>
                                <a:cubicBezTo>
                                  <a:pt x="1281" y="1284"/>
                                  <a:pt x="1281" y="1284"/>
                                  <a:pt x="1281" y="1284"/>
                                </a:cubicBezTo>
                                <a:cubicBezTo>
                                  <a:pt x="1282" y="1283"/>
                                  <a:pt x="1302" y="1261"/>
                                  <a:pt x="1303" y="1260"/>
                                </a:cubicBezTo>
                                <a:cubicBezTo>
                                  <a:pt x="1318" y="1244"/>
                                  <a:pt x="1337" y="1221"/>
                                  <a:pt x="1360" y="1194"/>
                                </a:cubicBezTo>
                                <a:cubicBezTo>
                                  <a:pt x="1383" y="1170"/>
                                  <a:pt x="1403" y="1143"/>
                                  <a:pt x="1423" y="1116"/>
                                </a:cubicBezTo>
                                <a:cubicBezTo>
                                  <a:pt x="1445" y="1086"/>
                                  <a:pt x="1464" y="1054"/>
                                  <a:pt x="1485" y="1023"/>
                                </a:cubicBezTo>
                                <a:cubicBezTo>
                                  <a:pt x="1518" y="972"/>
                                  <a:pt x="1548" y="920"/>
                                  <a:pt x="1573" y="866"/>
                                </a:cubicBezTo>
                                <a:cubicBezTo>
                                  <a:pt x="1600" y="810"/>
                                  <a:pt x="1617" y="766"/>
                                  <a:pt x="1625" y="742"/>
                                </a:cubicBezTo>
                                <a:cubicBezTo>
                                  <a:pt x="1696" y="548"/>
                                  <a:pt x="1715" y="358"/>
                                  <a:pt x="1719" y="317"/>
                                </a:cubicBezTo>
                                <a:cubicBezTo>
                                  <a:pt x="1727" y="235"/>
                                  <a:pt x="1731" y="127"/>
                                  <a:pt x="17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89D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0C6BDC" id="Group 23" o:spid="_x0000_s1026" style="position:absolute;margin-left:-84.5pt;margin-top:-69.7pt;width:462.05pt;height:456.3pt;z-index:251681280;mso-width-relative:margin;mso-height-relative:margin" coordsize="69660,687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">
                <v:shape id="Picture 16" o:spid="_x0000_s1027" type="#_x0000_t75" style="position:absolute;left:212;width:53550;height:48355;visibility:visible;mso-wrap-style:square" coordsize="5355127,4836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" path="m,l4919247,r46909,77215c5214221,533860,5355127,1057165,5355127,1613380v,1779889,-1442885,3222774,-3222774,3222774c1353652,4836154,639455,4559977,82370,4100229l,4025367,,xe">
                  <v:imagedata r:id="rId10" o:title="" croptop="14516f" cropbottom="4806f" cropleft="21211f" cropright="10141f"/>
                  <v:formulas/>
                  <v:path o:extrusionok="t" o:connecttype="custom" o:connectlocs="0,0;4919089,0;4965996,77205;5354955,1613170;2132285,4835525;82367,4099696;0,4024843" o:connectangles="0,0,0,0,0,0,0"/>
                </v:shape>
                <v:shape id="Freeform 5" o:spid="_x0000_s1028" style="position:absolute;top:212;width:61976;height:68580;visibility:visible;mso-wrap-style:square;v-text-anchor:top" coordsize="1952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" path="m1677,v22,,56,,98,c1787,,1799,,1810,v41,,90,,109,c1924,,1934,,1938,v,,1,,2,c1942,,1943,,1944,v,18,,33,1,43c1946,61,1947,76,1947,86v,8,1,15,3,22c1950,140,1951,172,1951,204v-8,28,-2,57,-7,85c1952,305,1941,320,1944,336v-5,1,-6,4,-6,7c1938,369,1931,394,1929,419v-1,11,-6,22,-3,34c1925,461,1924,469,1923,477v-10,11,-9,24,-9,36c1914,513,1914,513,1914,513v-8,7,-6,16,-6,25c1908,546,1906,554,1902,561v-6,7,-7,16,-6,24c1896,585,1896,585,1896,585v-9,21,-15,42,-18,65c1878,650,1878,650,1878,650v-7,5,-6,12,-6,19c1872,669,1872,669,1872,669v-8,4,-6,12,-6,18c1866,687,1866,687,1866,687v-8,4,-5,12,-6,18c1857,718,1853,730,1848,742v-18,41,-33,83,-52,124c1770,920,1740,972,1707,1022v-20,32,-40,64,-62,94c1625,1143,1605,1169,1583,1194v-20,22,-37,45,-58,66c1524,1261,1523,1262,1522,1263v-1,1,-3,2,-4,3c1518,1266,1518,1266,1518,1266v-1,2,-2,3,-3,5c1514,1272,1513,1274,1512,1275v,,,,,c1511,1276,1510,1277,1509,1278v,,,,,c1508,1279,1507,1280,1506,1281v,,,,,c1505,1282,1504,1283,1503,1284v,,,,,c1502,1285,1501,1286,1500,1287v,,,,,c1499,1288,1498,1289,1497,1290v,,,,,c1496,1291,1495,1292,1494,1293v,,,,,c1493,1294,1492,1295,1491,1296v,,,,,c1490,1297,1489,1299,1488,1300v-5,5,-9,10,-14,14c1473,1315,1471,1316,1470,1317v,,,,,c1469,1318,1468,1319,1467,1320v,,,,,c1466,1321,1465,1322,1464,1323v,,,,,c1463,1324,1462,1325,1461,1326v,,,,,c1460,1327,1459,1328,1458,1329v,,,,,c1457,1330,1456,1331,1455,1332v,,,,,c1454,1333,1453,1334,1452,1335v,,,,,c1451,1336,1450,1337,1449,1338v,,,,,c1447,1340,1445,1343,1443,1345v-3,3,-5,5,-7,7c1431,1356,1424,1363,1415,1371v,,-53,47,-103,86c1235,1518,1152,1569,1066,1615v-58,31,-118,59,-178,86c832,1726,776,1751,720,1776v-68,30,-136,62,-200,101c438,1925,363,1982,300,2054v-29,33,-56,68,-78,106c152,2160,82,2159,11,2160,1,2160,,2157,,2148,,2032,,1916,,1800v12,2,30,4,53,6c148,1813,223,1799,273,1790v33,-6,76,-15,126,-31c403,1757,423,1748,428,1746v-13,1,-27,3,-41,5c358,1753,319,1755,273,1753v-68,-3,-119,-12,-148,-18c82,1727,41,1715,,1704v,-30,,-60,,-90c4,1615,8,1616,12,1617v29,13,60,23,91,32c237,1688,374,1704,514,1695v109,-6,216,-25,320,-58c851,1632,869,1627,884,1616v-18,5,-42,10,-70,15c798,1634,749,1643,690,1647v-104,6,-190,-4,-225,-8c332,1620,207,1580,90,1518,59,1502,30,1484,,1467v,-33,,-66,,-99c44,1397,90,1424,138,1446v41,24,85,40,129,57c412,1557,563,1587,719,1582v81,-3,161,-14,239,-36c1091,1510,1211,1449,1321,1367v84,-62,163,-131,227,-215c1664,1001,1724,829,1745,642v10,-83,10,-167,4,-251c1743,316,1733,242,1719,169,1708,112,1692,56,1677,xe" fillcolor="#63b934" stroked="f">
                  <v:path arrowok="t" o:connecttype="custom" o:connectlocs="5635625,0;6092825,0;6159500,0;6175375,136525;6191250,342900;6172200,917575;6153150,1089025;6115050,1438275;6076950,1628775;6057900,1708150;6019800,1857375;5962650,2063750;5943600,2124075;5924550,2181225;5905500,2238375;5702300,2749550;5222875,3543300;4841875,4000500;4819650,4019550;4810125,4035425;4800600,4048125;4791075,4057650;4781550,4067175;4772025,4076700;4762500,4086225;4752975,4095750;4743450,4105275;4733925,4114800;4679950,4171950;4667250,4181475;4657725,4191000;4648200,4200525;4638675,4210050;4629150,4219575;4619625,4229100;4610100,4238625;4600575,4248150;4559300,4292600;4165600,4625975;2819400,5400675;1651000,5959475;704850,6858000;0,6819900;168275,5734050;1266825,5584825;1228725,5559425;396875,5508625;0,5124450;327025,5235575;2647950,5197475;2584450,5178425;1476375,5203825;0,4657725;438150,4591050;2282825,5022850;4194175,4340225;5540375,2038350;5457825,536575" o:connectangles="0,0,0,0,0,0,0,0,0,0,0,0,0,0,0,0,0,0,0,0,0,0,0,0,0,0,0,0,0,0,0,0,0,0,0,0,0,0,0,0,0,0,0,0,0,0,0,0,0,0,0,0,0,0,0,0,0,0"/>
                </v:shape>
                <v:shape id="Freeform 6" o:spid="_x0000_s1029" style="position:absolute;left:7017;top:212;width:62643;height:68580;visibility:visible;mso-wrap-style:square;v-text-anchor:top" coordsize="1973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" path="m1721,v84,,168,,252,1c1969,270,1912,528,1796,772v-79,166,-186,314,-322,439c1383,1296,1282,1367,1182,1440v-158,116,-322,226,-485,336c558,1870,419,1966,292,2075v-32,27,-63,55,-91,85c134,2160,67,2160,,2160v22,-38,48,-73,77,-106c141,1982,216,1925,297,1877v65,-38,132,-71,201,-101c554,1751,610,1726,666,1701v60,-27,119,-55,177,-86c930,1569,1013,1518,1090,1457v35,-27,69,-57,103,-86c1200,1365,1227,1338,1227,1338v,,,,,c1228,1337,1229,1336,1230,1335v,,,,,c1230,1335,1232,1333,1233,1332v,,,,,c1234,1331,1235,1330,1236,1329v,,,,,c1237,1328,1238,1327,1239,1326v,,,,,c1240,1325,1241,1324,1242,1323v,,,,,c1243,1322,1244,1321,1245,1320v,,,,,c1246,1319,1247,1318,1248,1317v,,,,,c1249,1316,1269,1296,1269,1296v1,-1,5,-5,6,-6c1275,1290,1275,1290,1275,1290v1,-1,2,-2,3,-3c1278,1287,1278,1287,1278,1287v1,-1,2,-2,3,-3c1281,1284,1281,1284,1281,1284v1,-1,21,-23,22,-24c1318,1244,1337,1221,1360,1194v23,-24,43,-51,63,-78c1445,1086,1464,1054,1485,1023v33,-51,63,-103,88,-157c1600,810,1617,766,1625,742v71,-194,90,-384,94,-425c1727,235,1731,127,1721,xe" fillcolor="#0089d3" stroked="f">
                  <v:path arrowok="t" o:connecttype="custom" o:connectlocs="5464175,0;6264275,3175;5702300,2451100;4679950,3844925;3752850,4572000;2212975,5638800;927100,6588125;638175,6858000;0,6858000;244475,6521450;942975,5959475;1581150,5638800;2114550,5400675;2676525,5127625;3460750,4625975;3787775,4352925;3895725,4248150;3895725,4248150;3905250,4238625;3905250,4238625;3914775,4229100;3914775,4229100;3924300,4219575;3924300,4219575;3933825,4210050;3933825,4210050;3943350,4200525;3943350,4200525;3952875,4191000;3952875,4191000;3962400,4181475;3962400,4181475;4029075,4114800;4048125,4095750;4048125,4095750;4057650,4086225;4057650,4086225;4067175,4076700;4067175,4076700;4137025,4000500;4318000,3790950;4518025,3543300;4714875,3248025;4994275,2749550;5159375,2355850;5457825,1006475;5464175,0" o:connectangles="0,0,0,0,0,0,0,0,0,0,0,0,0,0,0,0,0,0,0,0,0,0,0,0,0,0,0,0,0,0,0,0,0,0,0,0,0,0,0,0,0,0,0,0,0,0,0"/>
                </v:shape>
              </v:group>
            </w:pict>
          </mc:Fallback>
        </mc:AlternateContent>
      </w:r>
    </w:p>
    <w:p w14:paraId="063D98A9" w14:textId="108C6CB8" w:rsidR="00CB561C" w:rsidRPr="00FB6112" w:rsidRDefault="00CB561C" w:rsidP="00CB561C">
      <w:pPr>
        <w:jc w:val="center"/>
        <w:rPr>
          <w:rFonts w:cs="Calibri"/>
        </w:rPr>
      </w:pPr>
    </w:p>
    <w:p w14:paraId="04164D7C" w14:textId="4A3196F1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66A74977" w14:textId="112D38A8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3ABA35A5" w14:textId="6AD5F075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14A8C57F" w14:textId="5CB29EF6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29AD68B6" w14:textId="623CC309" w:rsidR="002C54DE" w:rsidRDefault="002C54DE" w:rsidP="002C54DE">
      <w:pPr>
        <w:jc w:val="center"/>
        <w:rPr>
          <w:rFonts w:cs="Calibri"/>
        </w:rPr>
      </w:pPr>
    </w:p>
    <w:p w14:paraId="7C96E435" w14:textId="4838F92E" w:rsidR="002C54DE" w:rsidRDefault="002C54DE" w:rsidP="002C54DE">
      <w:pPr>
        <w:jc w:val="center"/>
        <w:rPr>
          <w:rFonts w:cs="Calibri"/>
        </w:rPr>
      </w:pPr>
    </w:p>
    <w:p w14:paraId="43BDBA24" w14:textId="408E7D4F" w:rsidR="002C54DE" w:rsidRDefault="002C54DE" w:rsidP="002C54DE">
      <w:pPr>
        <w:jc w:val="center"/>
        <w:rPr>
          <w:rFonts w:cs="Calibri"/>
        </w:rPr>
      </w:pPr>
    </w:p>
    <w:p w14:paraId="609ADEB4" w14:textId="57F41110" w:rsidR="002C54DE" w:rsidRDefault="002C54DE" w:rsidP="002C54DE">
      <w:pPr>
        <w:jc w:val="center"/>
        <w:rPr>
          <w:rFonts w:cs="Calibri"/>
        </w:rPr>
      </w:pPr>
    </w:p>
    <w:p w14:paraId="305E8140" w14:textId="70499383" w:rsidR="002C54DE" w:rsidRDefault="006920C1" w:rsidP="002C54DE">
      <w:pPr>
        <w:jc w:val="center"/>
        <w:rPr>
          <w:rFonts w:cs="Calibr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48A462F9" wp14:editId="7DD09A65">
                <wp:simplePos x="0" y="0"/>
                <wp:positionH relativeFrom="margin">
                  <wp:posOffset>2770467</wp:posOffset>
                </wp:positionH>
                <wp:positionV relativeFrom="margin">
                  <wp:posOffset>2757805</wp:posOffset>
                </wp:positionV>
                <wp:extent cx="2934335" cy="695960"/>
                <wp:effectExtent l="0" t="0" r="0" b="1905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4335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1ED37" w14:textId="28377E99" w:rsidR="005F61BE" w:rsidRPr="006920C1" w:rsidRDefault="005F61BE" w:rsidP="006920C1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0089D3"/>
                                <w:sz w:val="64"/>
                                <w:szCs w:val="64"/>
                              </w:rPr>
                            </w:pPr>
                            <w:r w:rsidRPr="006920C1">
                              <w:rPr>
                                <w:rFonts w:asciiTheme="majorHAnsi" w:hAnsiTheme="majorHAnsi" w:cstheme="majorHAnsi"/>
                                <w:bCs/>
                                <w:color w:val="0089D3"/>
                                <w:sz w:val="64"/>
                                <w:szCs w:val="64"/>
                              </w:rPr>
                              <w:t>Aithent Word Template - 202</w:t>
                            </w:r>
                            <w:r w:rsidR="00102DC8">
                              <w:rPr>
                                <w:rFonts w:asciiTheme="majorHAnsi" w:hAnsiTheme="majorHAnsi" w:cstheme="majorHAnsi"/>
                                <w:bCs/>
                                <w:color w:val="0089D3"/>
                                <w:sz w:val="64"/>
                                <w:szCs w:val="6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462F9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left:0;text-align:left;margin-left:218.15pt;margin-top:217.15pt;width:231.05pt;height:54.8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" filled="f" stroked="f">
                <v:textbox style="mso-fit-shape-to-text:t">
                  <w:txbxContent>
                    <w:p w14:paraId="0051ED37" w14:textId="28377E99" w:rsidR="005F61BE" w:rsidRPr="006920C1" w:rsidRDefault="005F61BE" w:rsidP="006920C1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0089D3"/>
                          <w:sz w:val="64"/>
                          <w:szCs w:val="64"/>
                        </w:rPr>
                      </w:pPr>
                      <w:r w:rsidRPr="006920C1">
                        <w:rPr>
                          <w:rFonts w:asciiTheme="majorHAnsi" w:hAnsiTheme="majorHAnsi" w:cstheme="majorHAnsi"/>
                          <w:bCs/>
                          <w:color w:val="0089D3"/>
                          <w:sz w:val="64"/>
                          <w:szCs w:val="64"/>
                        </w:rPr>
                        <w:t>Aithent Word Template - 202</w:t>
                      </w:r>
                      <w:r w:rsidR="00102DC8">
                        <w:rPr>
                          <w:rFonts w:asciiTheme="majorHAnsi" w:hAnsiTheme="majorHAnsi" w:cstheme="majorHAnsi"/>
                          <w:bCs/>
                          <w:color w:val="0089D3"/>
                          <w:sz w:val="64"/>
                          <w:szCs w:val="64"/>
                        </w:rPr>
                        <w:t>4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4913045" w14:textId="52AA74A4" w:rsidR="002C54DE" w:rsidRDefault="002C54DE" w:rsidP="002C54DE">
      <w:pPr>
        <w:jc w:val="center"/>
        <w:rPr>
          <w:rFonts w:cs="Calibri"/>
        </w:rPr>
      </w:pPr>
    </w:p>
    <w:p w14:paraId="40F58D80" w14:textId="5313708D" w:rsidR="002C54DE" w:rsidRDefault="002C54DE" w:rsidP="002C54DE">
      <w:pPr>
        <w:jc w:val="center"/>
        <w:rPr>
          <w:rFonts w:cs="Calibri"/>
        </w:rPr>
      </w:pPr>
    </w:p>
    <w:p w14:paraId="27423773" w14:textId="4F42316E" w:rsidR="002C54DE" w:rsidRDefault="002C54DE" w:rsidP="002C54DE">
      <w:pPr>
        <w:jc w:val="center"/>
        <w:rPr>
          <w:rFonts w:cs="Calibri"/>
        </w:rPr>
      </w:pPr>
    </w:p>
    <w:p w14:paraId="32560959" w14:textId="7867161D" w:rsidR="002C54DE" w:rsidRPr="00FB6112" w:rsidRDefault="002C54DE" w:rsidP="002C54DE">
      <w:pPr>
        <w:jc w:val="center"/>
        <w:rPr>
          <w:rFonts w:cs="Calibri"/>
        </w:rPr>
      </w:pPr>
    </w:p>
    <w:p w14:paraId="29B17B9E" w14:textId="06ED372A" w:rsidR="002C54DE" w:rsidRDefault="002C54DE" w:rsidP="002C54DE">
      <w:pPr>
        <w:jc w:val="center"/>
        <w:rPr>
          <w:color w:val="262626"/>
        </w:rPr>
      </w:pPr>
    </w:p>
    <w:p w14:paraId="18E01F89" w14:textId="0DCD770D" w:rsidR="002C54DE" w:rsidRDefault="002C54DE" w:rsidP="00AA3C4A">
      <w:pPr>
        <w:rPr>
          <w:color w:val="262626"/>
        </w:rPr>
      </w:pPr>
    </w:p>
    <w:p w14:paraId="69269B04" w14:textId="5A7A73CD" w:rsidR="000E7DBC" w:rsidRDefault="000E7DBC" w:rsidP="000E7DBC">
      <w:pPr>
        <w:rPr>
          <w:color w:val="404040"/>
        </w:rPr>
      </w:pPr>
    </w:p>
    <w:p w14:paraId="0915D6E7" w14:textId="5804E013" w:rsidR="000E7DBC" w:rsidRDefault="000E7DBC" w:rsidP="000E7DBC">
      <w:pPr>
        <w:rPr>
          <w:color w:val="404040"/>
        </w:rPr>
      </w:pPr>
    </w:p>
    <w:p w14:paraId="6AF438B1" w14:textId="3386F2E9" w:rsidR="00CB561C" w:rsidRPr="00D46E9D" w:rsidRDefault="00CC28C2" w:rsidP="00D46E9D">
      <w:pPr>
        <w:ind w:left="0"/>
        <w:rPr>
          <w:color w:val="404040"/>
        </w:rPr>
        <w:sectPr w:rsidR="00CB561C" w:rsidRPr="00D46E9D" w:rsidSect="00184F98">
          <w:headerReference w:type="default" r:id="rId11"/>
          <w:pgSz w:w="11906" w:h="16838" w:code="9"/>
          <w:pgMar w:top="720" w:right="720" w:bottom="720" w:left="720" w:header="720" w:footer="720" w:gutter="0"/>
          <w:pgNumType w:start="0"/>
          <w:cols w:space="720"/>
          <w:docGrid w:linePitch="360"/>
        </w:sectPr>
      </w:pPr>
      <w:r>
        <w:rPr>
          <w:noProof/>
          <w:color w:val="404040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B219708" wp14:editId="4DC1266B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591175" cy="494665"/>
                <wp:effectExtent l="0" t="0" r="0" b="0"/>
                <wp:wrapThrough wrapText="bothSides">
                  <wp:wrapPolygon edited="0">
                    <wp:start x="147" y="0"/>
                    <wp:lineTo x="147" y="21372"/>
                    <wp:lineTo x="21342" y="21372"/>
                    <wp:lineTo x="21342" y="0"/>
                    <wp:lineTo x="147" y="0"/>
                  </wp:wrapPolygon>
                </wp:wrapThrough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B4F944" w14:textId="77777777" w:rsidR="00CC28C2" w:rsidRPr="00C203C3" w:rsidRDefault="00CC28C2" w:rsidP="00CC28C2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C203C3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  <w:t>19 Fulton Street, Suite 408, New York, NY 10038</w:t>
                            </w:r>
                          </w:p>
                          <w:p w14:paraId="50CB4685" w14:textId="77777777" w:rsidR="00CC28C2" w:rsidRDefault="005554A1" w:rsidP="00CC28C2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  <w:hyperlink r:id="rId12" w:history="1">
                              <w:r w:rsidR="00CC28C2" w:rsidRPr="00E47278">
                                <w:rPr>
                                  <w:rStyle w:val="Hyperlink"/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www.aithent.com</w:t>
                              </w:r>
                            </w:hyperlink>
                          </w:p>
                          <w:p w14:paraId="215D4B96" w14:textId="77777777" w:rsidR="00CC28C2" w:rsidRDefault="00CC28C2" w:rsidP="00CC28C2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13298938" w14:textId="77777777" w:rsidR="00CC28C2" w:rsidRDefault="00CC28C2" w:rsidP="00CC28C2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3B81E703" w14:textId="77777777" w:rsidR="00CC28C2" w:rsidRDefault="00CC28C2" w:rsidP="00CC28C2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01882460" w14:textId="77777777" w:rsidR="00CC28C2" w:rsidRDefault="00CC28C2" w:rsidP="00CC28C2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5EE838E3" w14:textId="77777777" w:rsidR="00CC28C2" w:rsidRDefault="00CC28C2" w:rsidP="00CC28C2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0DDB3748" w14:textId="77777777" w:rsidR="00CC28C2" w:rsidRPr="00E44B6F" w:rsidRDefault="00CC28C2" w:rsidP="00CC28C2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4B6F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>This document contains proprietary information of Aithent and is tendered subject to the condition that the information be retained in confidence.</w:t>
                            </w:r>
                          </w:p>
                          <w:p w14:paraId="2DE489CB" w14:textId="77777777" w:rsidR="00CC28C2" w:rsidRPr="00C203C3" w:rsidRDefault="00CC28C2" w:rsidP="00CC28C2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2197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0;margin-top:0;width:440.25pt;height:38.95pt;z-index:251683328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" filled="f" stroked="f">
                <v:textbox style="mso-fit-shape-to-text:t">
                  <w:txbxContent>
                    <w:p w14:paraId="03B4F944" w14:textId="77777777" w:rsidR="00CC28C2" w:rsidRPr="00C203C3" w:rsidRDefault="00CC28C2" w:rsidP="00CC28C2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</w:pPr>
                      <w:r w:rsidRPr="00C203C3"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  <w:t>19 Fulton Street, Suite 408, New York, NY 10038</w:t>
                      </w:r>
                    </w:p>
                    <w:p w14:paraId="50CB4685" w14:textId="77777777" w:rsidR="00CC28C2" w:rsidRDefault="00CC28C2" w:rsidP="00CC28C2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  <w:hyperlink r:id="rId13" w:history="1">
                        <w:r w:rsidRPr="00E47278">
                          <w:rPr>
                            <w:rStyle w:val="Hyperlink"/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  <w:t>www.aithent.com</w:t>
                        </w:r>
                      </w:hyperlink>
                    </w:p>
                    <w:p w14:paraId="215D4B96" w14:textId="77777777" w:rsidR="00CC28C2" w:rsidRDefault="00CC28C2" w:rsidP="00CC28C2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13298938" w14:textId="77777777" w:rsidR="00CC28C2" w:rsidRDefault="00CC28C2" w:rsidP="00CC28C2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3B81E703" w14:textId="77777777" w:rsidR="00CC28C2" w:rsidRDefault="00CC28C2" w:rsidP="00CC28C2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01882460" w14:textId="77777777" w:rsidR="00CC28C2" w:rsidRDefault="00CC28C2" w:rsidP="00CC28C2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5EE838E3" w14:textId="77777777" w:rsidR="00CC28C2" w:rsidRDefault="00CC28C2" w:rsidP="00CC28C2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0DDB3748" w14:textId="77777777" w:rsidR="00CC28C2" w:rsidRPr="00E44B6F" w:rsidRDefault="00CC28C2" w:rsidP="00CC28C2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4B6F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>This document contains proprietary information of Aithent and is tendered subject to the condition that the information be retained in confidence.</w:t>
                      </w:r>
                    </w:p>
                    <w:p w14:paraId="2DE489CB" w14:textId="77777777" w:rsidR="00CC28C2" w:rsidRPr="00C203C3" w:rsidRDefault="00CC28C2" w:rsidP="00CC28C2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763DD8">
        <w:rPr>
          <w:noProof/>
        </w:rPr>
        <mc:AlternateContent>
          <mc:Choice Requires="wps">
            <w:drawing>
              <wp:anchor distT="0" distB="0" distL="114300" distR="114300" simplePos="0" relativeHeight="251647487" behindDoc="0" locked="0" layoutInCell="1" allowOverlap="1" wp14:anchorId="1F926494" wp14:editId="33028BAB">
                <wp:simplePos x="0" y="0"/>
                <wp:positionH relativeFrom="column">
                  <wp:posOffset>-476250</wp:posOffset>
                </wp:positionH>
                <wp:positionV relativeFrom="paragraph">
                  <wp:posOffset>415925</wp:posOffset>
                </wp:positionV>
                <wp:extent cx="7808595" cy="5038725"/>
                <wp:effectExtent l="0" t="0" r="1905" b="952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8595" cy="5038725"/>
                        </a:xfrm>
                        <a:prstGeom prst="rect">
                          <a:avLst/>
                        </a:prstGeom>
                        <a:solidFill>
                          <a:srgbClr val="0089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0F8FE" id="Rectangle 25" o:spid="_x0000_s1026" style="position:absolute;margin-left:-37.5pt;margin-top:32.75pt;width:614.85pt;height:396.75pt;z-index:25164748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" fillcolor="#0089d3" stroked="f" strokeweight="1pt"/>
            </w:pict>
          </mc:Fallback>
        </mc:AlternateContent>
      </w:r>
    </w:p>
    <w:p w14:paraId="2106A795" w14:textId="1C8564FB" w:rsidR="00022D79" w:rsidRPr="00D146D8" w:rsidRDefault="00022D79">
      <w:pPr>
        <w:pStyle w:val="TOCHeading"/>
        <w:rPr>
          <w:rFonts w:ascii="Calibri" w:hAnsi="Calibri"/>
        </w:rPr>
      </w:pPr>
      <w:r w:rsidRPr="00C2162D">
        <w:rPr>
          <w:rFonts w:ascii="Calibri" w:hAnsi="Calibri"/>
          <w:color w:val="262626" w:themeColor="text1" w:themeTint="D9"/>
        </w:rPr>
        <w:lastRenderedPageBreak/>
        <w:t>Table of Contents</w:t>
      </w:r>
    </w:p>
    <w:p w14:paraId="1757C5F0" w14:textId="688251FF" w:rsidR="00CF221F" w:rsidRPr="003851C1" w:rsidRDefault="00CF221F">
      <w:pPr>
        <w:pStyle w:val="TOC1"/>
        <w:rPr>
          <w:noProof/>
          <w:color w:val="auto"/>
          <w:sz w:val="22"/>
          <w:szCs w:val="22"/>
          <w:lang w:val="en-IN" w:eastAsia="en-IN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9908432" w:history="1">
        <w:r w:rsidRPr="00735957">
          <w:rPr>
            <w:rStyle w:val="Hyperlink"/>
            <w:noProof/>
          </w:rPr>
          <w:t>1</w:t>
        </w:r>
        <w:r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Pr="00735957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_Toc29908432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51549E" w14:textId="6A56C617" w:rsidR="00CF221F" w:rsidRPr="003851C1" w:rsidRDefault="005554A1">
      <w:pPr>
        <w:pStyle w:val="TOC2"/>
        <w:tabs>
          <w:tab w:val="left" w:pos="78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3" w:history="1">
        <w:r w:rsidR="00CF221F" w:rsidRPr="00735957">
          <w:rPr>
            <w:rStyle w:val="Hyperlink"/>
            <w:noProof/>
          </w:rPr>
          <w:t>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Purpose of this document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_Toc29908433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5427EF5D" w14:textId="73766A29" w:rsidR="00CF221F" w:rsidRPr="003851C1" w:rsidRDefault="005554A1">
      <w:pPr>
        <w:pStyle w:val="TOC3"/>
        <w:tabs>
          <w:tab w:val="left" w:pos="132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4" w:history="1">
        <w:r w:rsidR="00CF221F" w:rsidRPr="00735957">
          <w:rPr>
            <w:rStyle w:val="Hyperlink"/>
            <w:noProof/>
          </w:rPr>
          <w:t>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Third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_Toc29908434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1B16A4F2" w14:textId="24614D2C" w:rsidR="00CF221F" w:rsidRPr="003851C1" w:rsidRDefault="005554A1">
      <w:pPr>
        <w:pStyle w:val="TOC4"/>
        <w:tabs>
          <w:tab w:val="left" w:pos="176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5" w:history="1">
        <w:r w:rsidR="00CF221F" w:rsidRPr="00735957">
          <w:rPr>
            <w:rStyle w:val="Hyperlink"/>
            <w:noProof/>
          </w:rPr>
          <w:t>1.1.1.1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Fourth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_Toc29908435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4EC28971" w14:textId="60A58248" w:rsidR="00CF221F" w:rsidRPr="003851C1" w:rsidRDefault="005554A1">
      <w:pPr>
        <w:pStyle w:val="TOC5"/>
        <w:tabs>
          <w:tab w:val="left" w:pos="2181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6" w:history="1">
        <w:r w:rsidR="00CF221F" w:rsidRPr="00735957">
          <w:rPr>
            <w:rStyle w:val="Hyperlink"/>
            <w:noProof/>
          </w:rPr>
          <w:t>1.1.1.1.1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Fifth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_Toc29908436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181F905D" w14:textId="5843756E" w:rsidR="00022D79" w:rsidRDefault="00CF221F">
      <w:r>
        <w:fldChar w:fldCharType="end"/>
      </w:r>
    </w:p>
    <w:p w14:paraId="0DF2113C" w14:textId="20074954" w:rsidR="00311CCF" w:rsidRDefault="00311CCF">
      <w:pPr>
        <w:ind w:left="0"/>
      </w:pPr>
      <w:r>
        <w:br w:type="page"/>
      </w:r>
    </w:p>
    <w:p w14:paraId="056777C0" w14:textId="0D6398C6" w:rsidR="00AB7AF6" w:rsidRDefault="00084128" w:rsidP="00311CCF">
      <w:pPr>
        <w:pStyle w:val="Heading1"/>
      </w:pPr>
      <w:bookmarkStart w:id="0" w:name="_Toc29908432"/>
      <w:r w:rsidRPr="00D31DF8">
        <w:lastRenderedPageBreak/>
        <w:t>Introduction</w:t>
      </w:r>
      <w:bookmarkEnd w:id="0"/>
    </w:p>
    <w:p w14:paraId="6D69A503" w14:textId="77777777" w:rsidR="00084128" w:rsidRDefault="00084128" w:rsidP="00084128">
      <w:pPr>
        <w:pStyle w:val="Heading2"/>
      </w:pPr>
      <w:bookmarkStart w:id="1" w:name="_Toc29908433"/>
      <w:r>
        <w:t>Purpose of this document</w:t>
      </w:r>
      <w:bookmarkEnd w:id="1"/>
    </w:p>
    <w:p w14:paraId="08EC6100" w14:textId="77777777" w:rsidR="003F3757" w:rsidRDefault="0031161B" w:rsidP="004845D0">
      <w:r w:rsidRPr="0031161B">
        <w:t>The purpose of this document is to define standard</w:t>
      </w:r>
      <w:r w:rsidR="00435E35">
        <w:t xml:space="preserve"> template</w:t>
      </w:r>
      <w:r w:rsidR="000D3EC9">
        <w:t xml:space="preserve"> for</w:t>
      </w:r>
      <w:r w:rsidR="00435E35">
        <w:t xml:space="preserve"> word document </w:t>
      </w:r>
      <w:r w:rsidRPr="0031161B">
        <w:t xml:space="preserve">to maintain the consistency across the organization </w:t>
      </w:r>
    </w:p>
    <w:p w14:paraId="6F51E8AE" w14:textId="77777777" w:rsidR="004845D0" w:rsidRDefault="004845D0" w:rsidP="004845D0"/>
    <w:p w14:paraId="34585771" w14:textId="77777777" w:rsidR="004845D0" w:rsidRDefault="004845D0" w:rsidP="001954D3">
      <w:pPr>
        <w:pStyle w:val="Heading3"/>
      </w:pPr>
      <w:bookmarkStart w:id="2" w:name="_Toc29908434"/>
      <w:r>
        <w:t>Third level heading</w:t>
      </w:r>
      <w:bookmarkEnd w:id="2"/>
    </w:p>
    <w:p w14:paraId="3C1F6A2F" w14:textId="77777777" w:rsidR="004845D0" w:rsidRDefault="004845D0" w:rsidP="001954D3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1C3968A4" w14:textId="77777777" w:rsidR="004845D0" w:rsidRDefault="004845D0" w:rsidP="004845D0"/>
    <w:p w14:paraId="61700DB4" w14:textId="77777777" w:rsidR="004845D0" w:rsidRDefault="004845D0" w:rsidP="00CF221F">
      <w:pPr>
        <w:pStyle w:val="Heading4"/>
      </w:pPr>
      <w:bookmarkStart w:id="3" w:name="_Toc29908435"/>
      <w:r>
        <w:t>Fourth level heading</w:t>
      </w:r>
      <w:bookmarkEnd w:id="3"/>
    </w:p>
    <w:p w14:paraId="22CAA016" w14:textId="77777777" w:rsidR="004845D0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526C42D5" w14:textId="77777777" w:rsidR="004845D0" w:rsidRDefault="004845D0" w:rsidP="00CF221F">
      <w:pPr>
        <w:pStyle w:val="Heading5"/>
      </w:pPr>
      <w:bookmarkStart w:id="4" w:name="_Toc29908436"/>
      <w:r>
        <w:t>Fifth level heading</w:t>
      </w:r>
      <w:bookmarkEnd w:id="4"/>
    </w:p>
    <w:p w14:paraId="1E4CD33A" w14:textId="6BFB172E" w:rsidR="00CE1712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0F7B78A7" w14:textId="727380C3" w:rsidR="004845D0" w:rsidRPr="003F3757" w:rsidRDefault="004845D0" w:rsidP="001640E2">
      <w:pPr>
        <w:ind w:left="0"/>
      </w:pPr>
    </w:p>
    <w:sectPr w:rsidR="004845D0" w:rsidRPr="003F3757" w:rsidSect="00184F98">
      <w:headerReference w:type="default" r:id="rId14"/>
      <w:footerReference w:type="default" r:id="rId15"/>
      <w:pgSz w:w="11906" w:h="16838" w:code="9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89619" w14:textId="77777777" w:rsidR="005554A1" w:rsidRDefault="005554A1" w:rsidP="00631A31">
      <w:r>
        <w:separator/>
      </w:r>
    </w:p>
  </w:endnote>
  <w:endnote w:type="continuationSeparator" w:id="0">
    <w:p w14:paraId="72D901F3" w14:textId="77777777" w:rsidR="005554A1" w:rsidRDefault="005554A1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C84A" w14:textId="4582982B" w:rsidR="00CB561C" w:rsidRPr="0031161B" w:rsidRDefault="000F026E" w:rsidP="00CA5CE4">
    <w:pPr>
      <w:pStyle w:val="Footer"/>
      <w:tabs>
        <w:tab w:val="clear" w:pos="4320"/>
        <w:tab w:val="clear" w:pos="8640"/>
        <w:tab w:val="left" w:pos="8192"/>
      </w:tabs>
    </w:pPr>
    <w:r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3AA9363E">
              <wp:simplePos x="0" y="0"/>
              <wp:positionH relativeFrom="page">
                <wp:posOffset>47625</wp:posOffset>
              </wp:positionH>
              <wp:positionV relativeFrom="paragraph">
                <wp:posOffset>337556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D4AFF" w14:textId="77777777" w:rsidR="00994897" w:rsidRPr="000F026E" w:rsidRDefault="00994897" w:rsidP="00994897">
                          <w:pPr>
                            <w:pStyle w:val="Footer"/>
                            <w:ind w:left="0"/>
                            <w:rPr>
                              <w:i/>
                              <w:iCs/>
                              <w:color w:val="0089D3"/>
                              <w:spacing w:val="60"/>
                              <w:sz w:val="18"/>
                              <w:szCs w:val="18"/>
                            </w:rPr>
                          </w:pPr>
                          <w:r w:rsidRPr="000F026E">
                            <w:rPr>
                              <w:i/>
                              <w:iCs/>
                              <w:color w:val="0089D3"/>
                              <w:sz w:val="18"/>
                              <w:szCs w:val="18"/>
                            </w:rPr>
                            <w:t>Aithent Inc. - Confidential</w:t>
                          </w:r>
                        </w:p>
                        <w:p w14:paraId="37B30476" w14:textId="77777777" w:rsidR="00994897" w:rsidRPr="000F026E" w:rsidRDefault="00994897" w:rsidP="00994897">
                          <w:pPr>
                            <w:pStyle w:val="Header"/>
                            <w:rPr>
                              <w:i/>
                              <w:iCs/>
                              <w:color w:val="0089D3"/>
                              <w:sz w:val="18"/>
                              <w:szCs w:val="18"/>
                            </w:rPr>
                          </w:pPr>
                        </w:p>
                        <w:p w14:paraId="5012D895" w14:textId="77777777" w:rsidR="0031161B" w:rsidRPr="000F026E" w:rsidRDefault="0031161B" w:rsidP="0031161B">
                          <w:pPr>
                            <w:pStyle w:val="Header"/>
                            <w:rPr>
                              <w:i/>
                              <w:iCs/>
                              <w:color w:val="0089D3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29" style="position:absolute;left:0;text-align:left;margin-left:3.75pt;margin-top:26.6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" o:allowincell="f" filled="f" fillcolor="#d8d5e3" stroked="f" strokecolor="#943634">
              <v:textbox>
                <w:txbxContent>
                  <w:p w14:paraId="4E7D4AFF" w14:textId="77777777" w:rsidR="00994897" w:rsidRPr="000F026E" w:rsidRDefault="00994897" w:rsidP="00994897">
                    <w:pPr>
                      <w:pStyle w:val="Footer"/>
                      <w:ind w:left="0"/>
                      <w:rPr>
                        <w:i/>
                        <w:iCs/>
                        <w:color w:val="0089D3"/>
                        <w:spacing w:val="60"/>
                        <w:sz w:val="18"/>
                        <w:szCs w:val="18"/>
                      </w:rPr>
                    </w:pPr>
                    <w:r w:rsidRPr="000F026E">
                      <w:rPr>
                        <w:i/>
                        <w:iCs/>
                        <w:color w:val="0089D3"/>
                        <w:sz w:val="18"/>
                        <w:szCs w:val="18"/>
                      </w:rPr>
                      <w:t>Aithent Inc. - Confidential</w:t>
                    </w:r>
                  </w:p>
                  <w:p w14:paraId="37B30476" w14:textId="77777777" w:rsidR="00994897" w:rsidRPr="000F026E" w:rsidRDefault="00994897" w:rsidP="00994897">
                    <w:pPr>
                      <w:pStyle w:val="Header"/>
                      <w:rPr>
                        <w:i/>
                        <w:iCs/>
                        <w:color w:val="0089D3"/>
                        <w:sz w:val="18"/>
                        <w:szCs w:val="18"/>
                      </w:rPr>
                    </w:pPr>
                  </w:p>
                  <w:p w14:paraId="5012D895" w14:textId="77777777" w:rsidR="0031161B" w:rsidRPr="000F026E" w:rsidRDefault="0031161B" w:rsidP="0031161B">
                    <w:pPr>
                      <w:pStyle w:val="Header"/>
                      <w:rPr>
                        <w:i/>
                        <w:iCs/>
                        <w:color w:val="0089D3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0F36A8">
      <w:rPr>
        <w:noProof/>
      </w:rPr>
      <mc:AlternateContent>
        <mc:Choice Requires="wps">
          <w:drawing>
            <wp:anchor distT="0" distB="0" distL="114300" distR="114300" simplePos="0" relativeHeight="251654143" behindDoc="0" locked="0" layoutInCell="1" allowOverlap="1" wp14:anchorId="5BE93F67" wp14:editId="659047CE">
              <wp:simplePos x="0" y="0"/>
              <wp:positionH relativeFrom="page">
                <wp:posOffset>0</wp:posOffset>
              </wp:positionH>
              <wp:positionV relativeFrom="paragraph">
                <wp:posOffset>269845</wp:posOffset>
              </wp:positionV>
              <wp:extent cx="7775575" cy="45719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5575" cy="45719"/>
                      </a:xfrm>
                      <a:prstGeom prst="rect">
                        <a:avLst/>
                      </a:prstGeom>
                      <a:solidFill>
                        <a:srgbClr val="0089D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5C2B9C" id="Rectangle 4" o:spid="_x0000_s1026" style="position:absolute;margin-left:0;margin-top:21.25pt;width:612.25pt;height:3.6pt;z-index:2516541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" fillcolor="#0089d3" stroked="f" strokeweight="1pt">
              <w10:wrap anchorx="page"/>
            </v:rect>
          </w:pict>
        </mc:Fallback>
      </mc:AlternateContent>
    </w:r>
    <w:r w:rsidR="006920C1"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6D1C667E" wp14:editId="36C11456">
              <wp:simplePos x="0" y="0"/>
              <wp:positionH relativeFrom="page">
                <wp:posOffset>6388100</wp:posOffset>
              </wp:positionH>
              <wp:positionV relativeFrom="paragraph">
                <wp:posOffset>337658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92D8C" w14:textId="77777777" w:rsidR="00F655D4" w:rsidRPr="000F026E" w:rsidRDefault="00F655D4" w:rsidP="00F655D4">
                          <w:pPr>
                            <w:pStyle w:val="Footer"/>
                            <w:jc w:val="right"/>
                            <w:rPr>
                              <w:color w:val="0089D3"/>
                              <w:sz w:val="20"/>
                              <w:szCs w:val="20"/>
                            </w:rPr>
                          </w:pP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0F026E">
                            <w:rPr>
                              <w:noProof/>
                              <w:color w:val="0089D3"/>
                              <w:sz w:val="20"/>
                              <w:szCs w:val="20"/>
                            </w:rPr>
                            <w:t>1</w:t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C667E" id="Rectangle 23" o:spid="_x0000_s1030" style="position:absolute;left:0;text-align:left;margin-left:503pt;margin-top:26.6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Q63Q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" o:allowincell="f" filled="f" fillcolor="#d8d5e3" stroked="f">
              <v:textbox>
                <w:txbxContent>
                  <w:p w14:paraId="78C92D8C" w14:textId="77777777" w:rsidR="00F655D4" w:rsidRPr="000F026E" w:rsidRDefault="00F655D4" w:rsidP="00F655D4">
                    <w:pPr>
                      <w:pStyle w:val="Footer"/>
                      <w:jc w:val="right"/>
                      <w:rPr>
                        <w:color w:val="0089D3"/>
                        <w:sz w:val="20"/>
                        <w:szCs w:val="20"/>
                      </w:rPr>
                    </w:pPr>
                    <w:r w:rsidRPr="000F026E">
                      <w:rPr>
                        <w:color w:val="0089D3"/>
                        <w:sz w:val="20"/>
                        <w:szCs w:val="20"/>
                      </w:rPr>
                      <w:t xml:space="preserve">Page </w:t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fldChar w:fldCharType="begin"/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fldChar w:fldCharType="separate"/>
                    </w:r>
                    <w:r w:rsidRPr="000F026E">
                      <w:rPr>
                        <w:noProof/>
                        <w:color w:val="0089D3"/>
                        <w:sz w:val="20"/>
                        <w:szCs w:val="20"/>
                      </w:rPr>
                      <w:t>1</w:t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2B1BCB" wp14:editId="10B906D5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4DEA1C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85E0C" w14:textId="77777777" w:rsidR="005554A1" w:rsidRDefault="005554A1" w:rsidP="00631A31">
      <w:r>
        <w:separator/>
      </w:r>
    </w:p>
  </w:footnote>
  <w:footnote w:type="continuationSeparator" w:id="0">
    <w:p w14:paraId="103FAC41" w14:textId="77777777" w:rsidR="005554A1" w:rsidRDefault="005554A1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1D80471E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1AA56" w14:textId="6B6D80F3" w:rsidR="00A2675C" w:rsidRPr="0031161B" w:rsidRDefault="000F36A8" w:rsidP="00B93A8D">
    <w:pPr>
      <w:pStyle w:val="Header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69224AB" wp14:editId="64D4B473">
              <wp:simplePos x="0" y="0"/>
              <wp:positionH relativeFrom="column">
                <wp:posOffset>-914400</wp:posOffset>
              </wp:positionH>
              <wp:positionV relativeFrom="paragraph">
                <wp:posOffset>-447513</wp:posOffset>
              </wp:positionV>
              <wp:extent cx="6659880" cy="143510"/>
              <wp:effectExtent l="0" t="0" r="7620" b="8890"/>
              <wp:wrapThrough wrapText="bothSides">
                <wp:wrapPolygon edited="0">
                  <wp:start x="0" y="0"/>
                  <wp:lineTo x="0" y="20071"/>
                  <wp:lineTo x="21563" y="20071"/>
                  <wp:lineTo x="21563" y="0"/>
                  <wp:lineTo x="0" y="0"/>
                </wp:wrapPolygon>
              </wp:wrapThrough>
              <wp:docPr id="6" name="Rectangle: Rounded Corner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9880" cy="143510"/>
                      </a:xfrm>
                      <a:prstGeom prst="roundRect">
                        <a:avLst/>
                      </a:prstGeom>
                      <a:solidFill>
                        <a:srgbClr val="0089D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2ACA08" id="Rectangle: Rounded Corners 6" o:spid="_x0000_s1026" style="position:absolute;margin-left:-1in;margin-top:-35.25pt;width:524.4pt;height:11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" fillcolor="#0089d3" stroked="f" strokeweight="1pt">
              <v:stroke joinstyle="miter"/>
              <w10:wrap type="through"/>
            </v:roundrect>
          </w:pict>
        </mc:Fallback>
      </mc:AlternateContent>
    </w:r>
    <w:ins w:id="5" w:author="Shivakumar M." w:date="2024-01-16T15:10:00Z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6775A5" wp14:editId="154A106B">
                <wp:simplePos x="0" y="0"/>
                <wp:positionH relativeFrom="column">
                  <wp:posOffset>-910590</wp:posOffset>
                </wp:positionH>
                <wp:positionV relativeFrom="paragraph">
                  <wp:posOffset>-262093</wp:posOffset>
                </wp:positionV>
                <wp:extent cx="6659880" cy="143510"/>
                <wp:effectExtent l="0" t="0" r="7620" b="8890"/>
                <wp:wrapThrough wrapText="bothSides">
                  <wp:wrapPolygon edited="0">
                    <wp:start x="0" y="0"/>
                    <wp:lineTo x="0" y="20071"/>
                    <wp:lineTo x="21563" y="20071"/>
                    <wp:lineTo x="21563" y="0"/>
                    <wp:lineTo x="0" y="0"/>
                  </wp:wrapPolygon>
                </wp:wrapThrough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143510"/>
                        </a:xfrm>
                        <a:prstGeom prst="roundRect">
                          <a:avLst/>
                        </a:prstGeom>
                        <a:solidFill>
                          <a:srgbClr val="63B93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824491" id="Rectangle: Rounded Corners 29" o:spid="_x0000_s1026" style="position:absolute;margin-left:-71.7pt;margin-top:-20.65pt;width:524.4pt;height:11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" fillcolor="#63b934" stroked="f" strokeweight="1pt">
                <v:stroke joinstyle="miter"/>
                <w10:wrap type="through"/>
              </v:roundrect>
            </w:pict>
          </mc:Fallback>
        </mc:AlternateContent>
      </w:r>
    </w:ins>
    <w:r>
      <w:rPr>
        <w:noProof/>
      </w:rPr>
      <w:drawing>
        <wp:anchor distT="0" distB="0" distL="114300" distR="114300" simplePos="0" relativeHeight="251655168" behindDoc="0" locked="0" layoutInCell="1" allowOverlap="1" wp14:anchorId="32EB2A97" wp14:editId="1FE51C37">
          <wp:simplePos x="0" y="0"/>
          <wp:positionH relativeFrom="column">
            <wp:posOffset>5813263</wp:posOffset>
          </wp:positionH>
          <wp:positionV relativeFrom="paragraph">
            <wp:posOffset>-422275</wp:posOffset>
          </wp:positionV>
          <wp:extent cx="914400" cy="323850"/>
          <wp:effectExtent l="0" t="0" r="0" b="0"/>
          <wp:wrapSquare wrapText="bothSides"/>
          <wp:docPr id="10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54" type="#_x0000_t75" style="width:9pt;height:9pt" o:bullet="t">
        <v:imagedata r:id="rId1" o:title="BD14532_"/>
      </v:shape>
    </w:pict>
  </w:numPicBullet>
  <w:numPicBullet w:numPicBulletId="1">
    <w:pict>
      <v:shape id="_x0000_i1655" type="#_x0000_t75" style="width:9pt;height:9pt" o:bullet="t">
        <v:imagedata r:id="rId2" o:title="j0115867"/>
      </v:shape>
    </w:pict>
  </w:numPicBullet>
  <w:numPicBullet w:numPicBulletId="2">
    <w:pict>
      <v:shape id="_x0000_i1656" type="#_x0000_t75" style="width:12pt;height:8.25pt" o:bullet="t">
        <v:imagedata r:id="rId3" o:title="arrow"/>
      </v:shape>
    </w:pict>
  </w:numPicBullet>
  <w:numPicBullet w:numPicBulletId="3">
    <w:pict>
      <v:shape id="_x0000_i1657" type="#_x0000_t75" style="width:12pt;height:8.25pt" o:bullet="t">
        <v:imagedata r:id="rId4" o:title="arrow-bl"/>
      </v:shape>
    </w:pict>
  </w:numPicBullet>
  <w:abstractNum w:abstractNumId="0" w15:restartNumberingAfterBreak="0">
    <w:nsid w:val="009219C8"/>
    <w:multiLevelType w:val="multilevel"/>
    <w:tmpl w:val="86F00506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 w15:restartNumberingAfterBreak="0">
    <w:nsid w:val="02F04EF7"/>
    <w:multiLevelType w:val="hybridMultilevel"/>
    <w:tmpl w:val="54941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B80110"/>
    <w:multiLevelType w:val="hybridMultilevel"/>
    <w:tmpl w:val="E3724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0D7191"/>
    <w:multiLevelType w:val="hybridMultilevel"/>
    <w:tmpl w:val="6F06DA9A"/>
    <w:lvl w:ilvl="0" w:tplc="FFFFFFFF">
      <w:start w:val="1"/>
      <w:numFmt w:val="bullet"/>
      <w:lvlText w:val="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0000FF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1F34DD"/>
    <w:multiLevelType w:val="hybridMultilevel"/>
    <w:tmpl w:val="A6CA0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D955FB"/>
    <w:multiLevelType w:val="hybridMultilevel"/>
    <w:tmpl w:val="F47CB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E5E5DB4"/>
    <w:multiLevelType w:val="hybridMultilevel"/>
    <w:tmpl w:val="FC5CE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40FEF"/>
    <w:multiLevelType w:val="hybridMultilevel"/>
    <w:tmpl w:val="D346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21475"/>
    <w:multiLevelType w:val="hybridMultilevel"/>
    <w:tmpl w:val="F93C0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2"/>
  </w:num>
  <w:num w:numId="5">
    <w:abstractNumId w:val="0"/>
  </w:num>
  <w:num w:numId="6">
    <w:abstractNumId w:val="4"/>
  </w:num>
  <w:num w:numId="7">
    <w:abstractNumId w:val="10"/>
  </w:num>
  <w:num w:numId="8">
    <w:abstractNumId w:val="5"/>
  </w:num>
  <w:num w:numId="9">
    <w:abstractNumId w:val="8"/>
  </w:num>
  <w:num w:numId="10">
    <w:abstractNumId w:val="7"/>
  </w:num>
  <w:num w:numId="11">
    <w:abstractNumId w:val="1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kumar M.">
    <w15:presenceInfo w15:providerId="AD" w15:userId="S::mshivakumar@chn.aithent.com::7316d590-9723-4bce-80c8-88921c4081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4DF7"/>
    <w:rsid w:val="0001796C"/>
    <w:rsid w:val="000215AC"/>
    <w:rsid w:val="00022BB6"/>
    <w:rsid w:val="00022D79"/>
    <w:rsid w:val="000237D3"/>
    <w:rsid w:val="00025DA5"/>
    <w:rsid w:val="00026F9B"/>
    <w:rsid w:val="000270A3"/>
    <w:rsid w:val="00031862"/>
    <w:rsid w:val="00031ED9"/>
    <w:rsid w:val="00051BF9"/>
    <w:rsid w:val="000543F1"/>
    <w:rsid w:val="000547AB"/>
    <w:rsid w:val="00054AF3"/>
    <w:rsid w:val="000561E2"/>
    <w:rsid w:val="0006497E"/>
    <w:rsid w:val="00065404"/>
    <w:rsid w:val="000709D0"/>
    <w:rsid w:val="000716F9"/>
    <w:rsid w:val="000735D2"/>
    <w:rsid w:val="000743A5"/>
    <w:rsid w:val="00074980"/>
    <w:rsid w:val="00076CE3"/>
    <w:rsid w:val="00084128"/>
    <w:rsid w:val="00084239"/>
    <w:rsid w:val="00084C28"/>
    <w:rsid w:val="00086758"/>
    <w:rsid w:val="00086F2E"/>
    <w:rsid w:val="00090927"/>
    <w:rsid w:val="00095837"/>
    <w:rsid w:val="00097647"/>
    <w:rsid w:val="000A06A6"/>
    <w:rsid w:val="000A5794"/>
    <w:rsid w:val="000B2FAC"/>
    <w:rsid w:val="000B41A6"/>
    <w:rsid w:val="000C25AC"/>
    <w:rsid w:val="000C6545"/>
    <w:rsid w:val="000D07B9"/>
    <w:rsid w:val="000D10B6"/>
    <w:rsid w:val="000D3EC9"/>
    <w:rsid w:val="000E4A50"/>
    <w:rsid w:val="000E5528"/>
    <w:rsid w:val="000E62F6"/>
    <w:rsid w:val="000E7DBC"/>
    <w:rsid w:val="000F026E"/>
    <w:rsid w:val="000F36A8"/>
    <w:rsid w:val="000F46E6"/>
    <w:rsid w:val="000F470A"/>
    <w:rsid w:val="00102B4A"/>
    <w:rsid w:val="00102DC8"/>
    <w:rsid w:val="00103F10"/>
    <w:rsid w:val="00105A5A"/>
    <w:rsid w:val="0010711B"/>
    <w:rsid w:val="00110B1D"/>
    <w:rsid w:val="00112E9F"/>
    <w:rsid w:val="0012237C"/>
    <w:rsid w:val="001242AE"/>
    <w:rsid w:val="00127522"/>
    <w:rsid w:val="001311FB"/>
    <w:rsid w:val="001322AC"/>
    <w:rsid w:val="00134C14"/>
    <w:rsid w:val="00134F3E"/>
    <w:rsid w:val="00136467"/>
    <w:rsid w:val="00140818"/>
    <w:rsid w:val="00143209"/>
    <w:rsid w:val="00143DA1"/>
    <w:rsid w:val="00150F7C"/>
    <w:rsid w:val="00151A87"/>
    <w:rsid w:val="00157C85"/>
    <w:rsid w:val="00160D2E"/>
    <w:rsid w:val="001619BA"/>
    <w:rsid w:val="00162381"/>
    <w:rsid w:val="00163AFC"/>
    <w:rsid w:val="001640E2"/>
    <w:rsid w:val="00164BCA"/>
    <w:rsid w:val="00165EF9"/>
    <w:rsid w:val="0017054D"/>
    <w:rsid w:val="00172028"/>
    <w:rsid w:val="0017205B"/>
    <w:rsid w:val="00172FD1"/>
    <w:rsid w:val="00175C9F"/>
    <w:rsid w:val="001805E8"/>
    <w:rsid w:val="00181B8C"/>
    <w:rsid w:val="0018419E"/>
    <w:rsid w:val="00184F98"/>
    <w:rsid w:val="00186697"/>
    <w:rsid w:val="001871BE"/>
    <w:rsid w:val="00187472"/>
    <w:rsid w:val="00194239"/>
    <w:rsid w:val="001954D3"/>
    <w:rsid w:val="001A4DE5"/>
    <w:rsid w:val="001B13F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F1AF4"/>
    <w:rsid w:val="001F1BD6"/>
    <w:rsid w:val="001F38A5"/>
    <w:rsid w:val="001F38FA"/>
    <w:rsid w:val="0020012E"/>
    <w:rsid w:val="00204391"/>
    <w:rsid w:val="00205119"/>
    <w:rsid w:val="00206CD8"/>
    <w:rsid w:val="0021242E"/>
    <w:rsid w:val="00212AE4"/>
    <w:rsid w:val="00223EEF"/>
    <w:rsid w:val="00226C9C"/>
    <w:rsid w:val="00227F29"/>
    <w:rsid w:val="002303AB"/>
    <w:rsid w:val="00234CBF"/>
    <w:rsid w:val="00234EB2"/>
    <w:rsid w:val="00236C97"/>
    <w:rsid w:val="00242A17"/>
    <w:rsid w:val="002473F1"/>
    <w:rsid w:val="00250B79"/>
    <w:rsid w:val="00250C75"/>
    <w:rsid w:val="00255A6C"/>
    <w:rsid w:val="00256ECF"/>
    <w:rsid w:val="0026392C"/>
    <w:rsid w:val="002718A5"/>
    <w:rsid w:val="0027425B"/>
    <w:rsid w:val="00280776"/>
    <w:rsid w:val="0028101F"/>
    <w:rsid w:val="00281599"/>
    <w:rsid w:val="0028407D"/>
    <w:rsid w:val="0028455F"/>
    <w:rsid w:val="002878B7"/>
    <w:rsid w:val="0029228F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7B64"/>
    <w:rsid w:val="002E1DDD"/>
    <w:rsid w:val="002E3342"/>
    <w:rsid w:val="002E57BE"/>
    <w:rsid w:val="002E6EAD"/>
    <w:rsid w:val="002E7431"/>
    <w:rsid w:val="002E7A6A"/>
    <w:rsid w:val="002F00A7"/>
    <w:rsid w:val="002F0900"/>
    <w:rsid w:val="002F1BD8"/>
    <w:rsid w:val="002F30D2"/>
    <w:rsid w:val="002F75E1"/>
    <w:rsid w:val="00301F19"/>
    <w:rsid w:val="0031161B"/>
    <w:rsid w:val="00311CCF"/>
    <w:rsid w:val="00313514"/>
    <w:rsid w:val="003137B3"/>
    <w:rsid w:val="003154DB"/>
    <w:rsid w:val="00315743"/>
    <w:rsid w:val="003159B3"/>
    <w:rsid w:val="0031729B"/>
    <w:rsid w:val="00320C4D"/>
    <w:rsid w:val="00320FEE"/>
    <w:rsid w:val="00323F50"/>
    <w:rsid w:val="003257C0"/>
    <w:rsid w:val="00325831"/>
    <w:rsid w:val="0032673F"/>
    <w:rsid w:val="003311EC"/>
    <w:rsid w:val="00334AD5"/>
    <w:rsid w:val="00345185"/>
    <w:rsid w:val="003512E2"/>
    <w:rsid w:val="00352E80"/>
    <w:rsid w:val="00357AA2"/>
    <w:rsid w:val="00364911"/>
    <w:rsid w:val="00366BB5"/>
    <w:rsid w:val="00370FF5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B2938"/>
    <w:rsid w:val="003C2BF6"/>
    <w:rsid w:val="003C36DD"/>
    <w:rsid w:val="003C55EF"/>
    <w:rsid w:val="003C583D"/>
    <w:rsid w:val="003C7207"/>
    <w:rsid w:val="003D0FAA"/>
    <w:rsid w:val="003D13CF"/>
    <w:rsid w:val="003D151F"/>
    <w:rsid w:val="003D4285"/>
    <w:rsid w:val="003E1453"/>
    <w:rsid w:val="003E4679"/>
    <w:rsid w:val="003F0CCE"/>
    <w:rsid w:val="003F1011"/>
    <w:rsid w:val="003F319D"/>
    <w:rsid w:val="003F3463"/>
    <w:rsid w:val="003F3757"/>
    <w:rsid w:val="00401191"/>
    <w:rsid w:val="00411108"/>
    <w:rsid w:val="00412BE2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71060"/>
    <w:rsid w:val="00476449"/>
    <w:rsid w:val="00480037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C0CC1"/>
    <w:rsid w:val="004C3344"/>
    <w:rsid w:val="004C4F69"/>
    <w:rsid w:val="004D1A0C"/>
    <w:rsid w:val="004E4872"/>
    <w:rsid w:val="004E5A21"/>
    <w:rsid w:val="004F0D84"/>
    <w:rsid w:val="004F2E5D"/>
    <w:rsid w:val="004F4803"/>
    <w:rsid w:val="004F52F0"/>
    <w:rsid w:val="00500C1E"/>
    <w:rsid w:val="005012C4"/>
    <w:rsid w:val="0051048B"/>
    <w:rsid w:val="005107AD"/>
    <w:rsid w:val="005150DC"/>
    <w:rsid w:val="005211BF"/>
    <w:rsid w:val="00522C2F"/>
    <w:rsid w:val="00525189"/>
    <w:rsid w:val="0052590A"/>
    <w:rsid w:val="005266E8"/>
    <w:rsid w:val="00526869"/>
    <w:rsid w:val="005309CC"/>
    <w:rsid w:val="00536411"/>
    <w:rsid w:val="00542E1D"/>
    <w:rsid w:val="00543035"/>
    <w:rsid w:val="0054493A"/>
    <w:rsid w:val="00551A1A"/>
    <w:rsid w:val="005554A1"/>
    <w:rsid w:val="00567D26"/>
    <w:rsid w:val="00572F17"/>
    <w:rsid w:val="005774FE"/>
    <w:rsid w:val="00577FC4"/>
    <w:rsid w:val="005843B6"/>
    <w:rsid w:val="0059126B"/>
    <w:rsid w:val="00591623"/>
    <w:rsid w:val="00595771"/>
    <w:rsid w:val="005959D1"/>
    <w:rsid w:val="005A0CDB"/>
    <w:rsid w:val="005A5525"/>
    <w:rsid w:val="005A69CD"/>
    <w:rsid w:val="005A72DB"/>
    <w:rsid w:val="005B6C62"/>
    <w:rsid w:val="005D3C4F"/>
    <w:rsid w:val="005E0450"/>
    <w:rsid w:val="005E72DE"/>
    <w:rsid w:val="005F049E"/>
    <w:rsid w:val="005F61BE"/>
    <w:rsid w:val="006007DD"/>
    <w:rsid w:val="00600DDC"/>
    <w:rsid w:val="00603ED8"/>
    <w:rsid w:val="00605148"/>
    <w:rsid w:val="00613D87"/>
    <w:rsid w:val="0061563E"/>
    <w:rsid w:val="006179C9"/>
    <w:rsid w:val="006226DE"/>
    <w:rsid w:val="00630B2C"/>
    <w:rsid w:val="00631A31"/>
    <w:rsid w:val="00631B16"/>
    <w:rsid w:val="00636AAE"/>
    <w:rsid w:val="00637F1C"/>
    <w:rsid w:val="006408F8"/>
    <w:rsid w:val="006419DF"/>
    <w:rsid w:val="006453DF"/>
    <w:rsid w:val="00646D84"/>
    <w:rsid w:val="00650A78"/>
    <w:rsid w:val="00655898"/>
    <w:rsid w:val="006677E0"/>
    <w:rsid w:val="00667F44"/>
    <w:rsid w:val="006729EB"/>
    <w:rsid w:val="0067370F"/>
    <w:rsid w:val="00681321"/>
    <w:rsid w:val="00681AA0"/>
    <w:rsid w:val="00682AB1"/>
    <w:rsid w:val="0068372A"/>
    <w:rsid w:val="00684B12"/>
    <w:rsid w:val="00690322"/>
    <w:rsid w:val="006920C1"/>
    <w:rsid w:val="00692192"/>
    <w:rsid w:val="006A031A"/>
    <w:rsid w:val="006A0487"/>
    <w:rsid w:val="006A516A"/>
    <w:rsid w:val="006C177B"/>
    <w:rsid w:val="006C49D7"/>
    <w:rsid w:val="006D09FC"/>
    <w:rsid w:val="006D0AB5"/>
    <w:rsid w:val="006D14FE"/>
    <w:rsid w:val="006D4D84"/>
    <w:rsid w:val="006E0CCE"/>
    <w:rsid w:val="006E5388"/>
    <w:rsid w:val="006E69BB"/>
    <w:rsid w:val="006E78C3"/>
    <w:rsid w:val="006F3776"/>
    <w:rsid w:val="006F5655"/>
    <w:rsid w:val="006F6747"/>
    <w:rsid w:val="0070321A"/>
    <w:rsid w:val="00705A39"/>
    <w:rsid w:val="00710C68"/>
    <w:rsid w:val="00711FE8"/>
    <w:rsid w:val="00713D8B"/>
    <w:rsid w:val="0071697E"/>
    <w:rsid w:val="007212A1"/>
    <w:rsid w:val="00722C61"/>
    <w:rsid w:val="00725B4F"/>
    <w:rsid w:val="00727E02"/>
    <w:rsid w:val="0073541D"/>
    <w:rsid w:val="007373B0"/>
    <w:rsid w:val="007409C6"/>
    <w:rsid w:val="00743BDC"/>
    <w:rsid w:val="0074749C"/>
    <w:rsid w:val="00747742"/>
    <w:rsid w:val="00751D63"/>
    <w:rsid w:val="00751DA1"/>
    <w:rsid w:val="00761EC7"/>
    <w:rsid w:val="00762B2B"/>
    <w:rsid w:val="00763DD8"/>
    <w:rsid w:val="00764794"/>
    <w:rsid w:val="00764885"/>
    <w:rsid w:val="00765D50"/>
    <w:rsid w:val="00774DC8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B2E30"/>
    <w:rsid w:val="007C3A19"/>
    <w:rsid w:val="007C47B9"/>
    <w:rsid w:val="007C5807"/>
    <w:rsid w:val="007D6E62"/>
    <w:rsid w:val="007D7D07"/>
    <w:rsid w:val="007F0921"/>
    <w:rsid w:val="007F0A53"/>
    <w:rsid w:val="007F7AE0"/>
    <w:rsid w:val="00802BE7"/>
    <w:rsid w:val="00812DAC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E72"/>
    <w:rsid w:val="00856825"/>
    <w:rsid w:val="008708B4"/>
    <w:rsid w:val="008863DE"/>
    <w:rsid w:val="0089271D"/>
    <w:rsid w:val="008937C1"/>
    <w:rsid w:val="00894EAC"/>
    <w:rsid w:val="008A1564"/>
    <w:rsid w:val="008B1A43"/>
    <w:rsid w:val="008C1F37"/>
    <w:rsid w:val="008C4BF6"/>
    <w:rsid w:val="008C58C2"/>
    <w:rsid w:val="008E124E"/>
    <w:rsid w:val="008E502E"/>
    <w:rsid w:val="008F7F7B"/>
    <w:rsid w:val="00900F8F"/>
    <w:rsid w:val="00905053"/>
    <w:rsid w:val="009072D6"/>
    <w:rsid w:val="00907DD4"/>
    <w:rsid w:val="0091174A"/>
    <w:rsid w:val="009141D9"/>
    <w:rsid w:val="009154D4"/>
    <w:rsid w:val="00916638"/>
    <w:rsid w:val="009238D8"/>
    <w:rsid w:val="009253C4"/>
    <w:rsid w:val="00927209"/>
    <w:rsid w:val="00930DA0"/>
    <w:rsid w:val="00933305"/>
    <w:rsid w:val="009341C0"/>
    <w:rsid w:val="00937BC3"/>
    <w:rsid w:val="009418C3"/>
    <w:rsid w:val="00942241"/>
    <w:rsid w:val="009471FE"/>
    <w:rsid w:val="00947A5E"/>
    <w:rsid w:val="00950AB0"/>
    <w:rsid w:val="00950EF8"/>
    <w:rsid w:val="0096026F"/>
    <w:rsid w:val="00963012"/>
    <w:rsid w:val="00974AA1"/>
    <w:rsid w:val="00975466"/>
    <w:rsid w:val="0098181D"/>
    <w:rsid w:val="0098395C"/>
    <w:rsid w:val="009903D1"/>
    <w:rsid w:val="00994897"/>
    <w:rsid w:val="009A1E21"/>
    <w:rsid w:val="009A312D"/>
    <w:rsid w:val="009A5332"/>
    <w:rsid w:val="009A5FFB"/>
    <w:rsid w:val="009B0FD7"/>
    <w:rsid w:val="009B42A4"/>
    <w:rsid w:val="009B52C7"/>
    <w:rsid w:val="009B6016"/>
    <w:rsid w:val="009C29AD"/>
    <w:rsid w:val="009D0CD3"/>
    <w:rsid w:val="009D2484"/>
    <w:rsid w:val="009D4866"/>
    <w:rsid w:val="009E091E"/>
    <w:rsid w:val="009E555E"/>
    <w:rsid w:val="009E6638"/>
    <w:rsid w:val="009F0C34"/>
    <w:rsid w:val="009F630E"/>
    <w:rsid w:val="009F7896"/>
    <w:rsid w:val="00A21311"/>
    <w:rsid w:val="00A23980"/>
    <w:rsid w:val="00A24A09"/>
    <w:rsid w:val="00A24A0B"/>
    <w:rsid w:val="00A25676"/>
    <w:rsid w:val="00A2675C"/>
    <w:rsid w:val="00A30153"/>
    <w:rsid w:val="00A305E3"/>
    <w:rsid w:val="00A326FD"/>
    <w:rsid w:val="00A369BD"/>
    <w:rsid w:val="00A45E68"/>
    <w:rsid w:val="00A4784B"/>
    <w:rsid w:val="00A60743"/>
    <w:rsid w:val="00A73550"/>
    <w:rsid w:val="00A8482A"/>
    <w:rsid w:val="00A92CFA"/>
    <w:rsid w:val="00A933C1"/>
    <w:rsid w:val="00A93BC0"/>
    <w:rsid w:val="00A969DE"/>
    <w:rsid w:val="00AA3C4A"/>
    <w:rsid w:val="00AB1B69"/>
    <w:rsid w:val="00AB22B7"/>
    <w:rsid w:val="00AB3EF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2350"/>
    <w:rsid w:val="00AF30C4"/>
    <w:rsid w:val="00B001C3"/>
    <w:rsid w:val="00B03D73"/>
    <w:rsid w:val="00B054BE"/>
    <w:rsid w:val="00B07693"/>
    <w:rsid w:val="00B07A80"/>
    <w:rsid w:val="00B07E20"/>
    <w:rsid w:val="00B12EE0"/>
    <w:rsid w:val="00B148C2"/>
    <w:rsid w:val="00B15CB5"/>
    <w:rsid w:val="00B17710"/>
    <w:rsid w:val="00B30159"/>
    <w:rsid w:val="00B376BE"/>
    <w:rsid w:val="00B37F7F"/>
    <w:rsid w:val="00B51407"/>
    <w:rsid w:val="00B536F7"/>
    <w:rsid w:val="00B601C2"/>
    <w:rsid w:val="00B619C6"/>
    <w:rsid w:val="00B62649"/>
    <w:rsid w:val="00B669F1"/>
    <w:rsid w:val="00B67F62"/>
    <w:rsid w:val="00B724F4"/>
    <w:rsid w:val="00B72BE7"/>
    <w:rsid w:val="00B93A8D"/>
    <w:rsid w:val="00B95138"/>
    <w:rsid w:val="00BA1557"/>
    <w:rsid w:val="00BA329A"/>
    <w:rsid w:val="00BA3F26"/>
    <w:rsid w:val="00BA6E53"/>
    <w:rsid w:val="00BB43A2"/>
    <w:rsid w:val="00BC1604"/>
    <w:rsid w:val="00BC45CB"/>
    <w:rsid w:val="00BD5F74"/>
    <w:rsid w:val="00BE0857"/>
    <w:rsid w:val="00BE42A7"/>
    <w:rsid w:val="00BE61E3"/>
    <w:rsid w:val="00BF1562"/>
    <w:rsid w:val="00BF2B46"/>
    <w:rsid w:val="00C00F9A"/>
    <w:rsid w:val="00C0182C"/>
    <w:rsid w:val="00C02DB1"/>
    <w:rsid w:val="00C04276"/>
    <w:rsid w:val="00C0697B"/>
    <w:rsid w:val="00C07760"/>
    <w:rsid w:val="00C11EF5"/>
    <w:rsid w:val="00C203C3"/>
    <w:rsid w:val="00C20EC4"/>
    <w:rsid w:val="00C2162D"/>
    <w:rsid w:val="00C24A0D"/>
    <w:rsid w:val="00C312DF"/>
    <w:rsid w:val="00C36D75"/>
    <w:rsid w:val="00C37083"/>
    <w:rsid w:val="00C52AC4"/>
    <w:rsid w:val="00C5352D"/>
    <w:rsid w:val="00C53922"/>
    <w:rsid w:val="00C55477"/>
    <w:rsid w:val="00C640AD"/>
    <w:rsid w:val="00C70819"/>
    <w:rsid w:val="00C71C1E"/>
    <w:rsid w:val="00C72767"/>
    <w:rsid w:val="00C72EB7"/>
    <w:rsid w:val="00C74B2C"/>
    <w:rsid w:val="00C8273B"/>
    <w:rsid w:val="00C96DB8"/>
    <w:rsid w:val="00CA5CE4"/>
    <w:rsid w:val="00CA69AB"/>
    <w:rsid w:val="00CB0200"/>
    <w:rsid w:val="00CB1F8F"/>
    <w:rsid w:val="00CB561C"/>
    <w:rsid w:val="00CC28C2"/>
    <w:rsid w:val="00CC4DF8"/>
    <w:rsid w:val="00CC66F2"/>
    <w:rsid w:val="00CD1C31"/>
    <w:rsid w:val="00CD4173"/>
    <w:rsid w:val="00CD5061"/>
    <w:rsid w:val="00CD56F4"/>
    <w:rsid w:val="00CD633D"/>
    <w:rsid w:val="00CE1448"/>
    <w:rsid w:val="00CE1712"/>
    <w:rsid w:val="00CF221F"/>
    <w:rsid w:val="00D0074C"/>
    <w:rsid w:val="00D0496B"/>
    <w:rsid w:val="00D06700"/>
    <w:rsid w:val="00D146D8"/>
    <w:rsid w:val="00D231CC"/>
    <w:rsid w:val="00D232B9"/>
    <w:rsid w:val="00D2450D"/>
    <w:rsid w:val="00D25C6C"/>
    <w:rsid w:val="00D27F26"/>
    <w:rsid w:val="00D304BD"/>
    <w:rsid w:val="00D30A74"/>
    <w:rsid w:val="00D31DF8"/>
    <w:rsid w:val="00D3583A"/>
    <w:rsid w:val="00D41F10"/>
    <w:rsid w:val="00D46E9D"/>
    <w:rsid w:val="00D533BA"/>
    <w:rsid w:val="00D548B3"/>
    <w:rsid w:val="00D55E0D"/>
    <w:rsid w:val="00D60505"/>
    <w:rsid w:val="00D62850"/>
    <w:rsid w:val="00D63D31"/>
    <w:rsid w:val="00D71290"/>
    <w:rsid w:val="00D7320C"/>
    <w:rsid w:val="00D742F4"/>
    <w:rsid w:val="00D77956"/>
    <w:rsid w:val="00D814F3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C588A"/>
    <w:rsid w:val="00DC6789"/>
    <w:rsid w:val="00DD108C"/>
    <w:rsid w:val="00DD13E3"/>
    <w:rsid w:val="00DD1EBD"/>
    <w:rsid w:val="00DD4524"/>
    <w:rsid w:val="00DD4E84"/>
    <w:rsid w:val="00DD52AD"/>
    <w:rsid w:val="00DD5868"/>
    <w:rsid w:val="00DE1B58"/>
    <w:rsid w:val="00DE2B4E"/>
    <w:rsid w:val="00DE36E7"/>
    <w:rsid w:val="00DE6F07"/>
    <w:rsid w:val="00DF4F20"/>
    <w:rsid w:val="00DF71A5"/>
    <w:rsid w:val="00E031AB"/>
    <w:rsid w:val="00E05C58"/>
    <w:rsid w:val="00E16326"/>
    <w:rsid w:val="00E21C02"/>
    <w:rsid w:val="00E23CE8"/>
    <w:rsid w:val="00E24109"/>
    <w:rsid w:val="00E24721"/>
    <w:rsid w:val="00E24FD6"/>
    <w:rsid w:val="00E3190B"/>
    <w:rsid w:val="00E31C74"/>
    <w:rsid w:val="00E43DAF"/>
    <w:rsid w:val="00E440F5"/>
    <w:rsid w:val="00E4490C"/>
    <w:rsid w:val="00E44B6F"/>
    <w:rsid w:val="00E643B3"/>
    <w:rsid w:val="00E648BD"/>
    <w:rsid w:val="00E67693"/>
    <w:rsid w:val="00E70432"/>
    <w:rsid w:val="00E7139C"/>
    <w:rsid w:val="00E72E12"/>
    <w:rsid w:val="00E75E82"/>
    <w:rsid w:val="00E76B48"/>
    <w:rsid w:val="00E94504"/>
    <w:rsid w:val="00E94596"/>
    <w:rsid w:val="00EA15D2"/>
    <w:rsid w:val="00EA52DA"/>
    <w:rsid w:val="00EA6E02"/>
    <w:rsid w:val="00EC3C07"/>
    <w:rsid w:val="00ED4538"/>
    <w:rsid w:val="00ED7287"/>
    <w:rsid w:val="00EE0C0E"/>
    <w:rsid w:val="00EE5DA9"/>
    <w:rsid w:val="00EE5F3C"/>
    <w:rsid w:val="00EE7784"/>
    <w:rsid w:val="00F00A4C"/>
    <w:rsid w:val="00F065EE"/>
    <w:rsid w:val="00F0779B"/>
    <w:rsid w:val="00F11451"/>
    <w:rsid w:val="00F1343E"/>
    <w:rsid w:val="00F140B9"/>
    <w:rsid w:val="00F2129B"/>
    <w:rsid w:val="00F22E6E"/>
    <w:rsid w:val="00F24FD1"/>
    <w:rsid w:val="00F26AE8"/>
    <w:rsid w:val="00F27157"/>
    <w:rsid w:val="00F32FBB"/>
    <w:rsid w:val="00F34B80"/>
    <w:rsid w:val="00F35B33"/>
    <w:rsid w:val="00F430F5"/>
    <w:rsid w:val="00F442DC"/>
    <w:rsid w:val="00F44509"/>
    <w:rsid w:val="00F536B2"/>
    <w:rsid w:val="00F552DD"/>
    <w:rsid w:val="00F55F4C"/>
    <w:rsid w:val="00F574D2"/>
    <w:rsid w:val="00F62328"/>
    <w:rsid w:val="00F655D4"/>
    <w:rsid w:val="00F67F56"/>
    <w:rsid w:val="00F735EE"/>
    <w:rsid w:val="00F74511"/>
    <w:rsid w:val="00F758BD"/>
    <w:rsid w:val="00F87272"/>
    <w:rsid w:val="00F87873"/>
    <w:rsid w:val="00F9428B"/>
    <w:rsid w:val="00FA0AB1"/>
    <w:rsid w:val="00FA3722"/>
    <w:rsid w:val="00FB0E40"/>
    <w:rsid w:val="00FB3D0E"/>
    <w:rsid w:val="00FB522F"/>
    <w:rsid w:val="00FB5598"/>
    <w:rsid w:val="00FC1E06"/>
    <w:rsid w:val="00FC5BA5"/>
    <w:rsid w:val="00FC5C0E"/>
    <w:rsid w:val="00FC648C"/>
    <w:rsid w:val="00FC6A9E"/>
    <w:rsid w:val="00FD30F7"/>
    <w:rsid w:val="00FD32F7"/>
    <w:rsid w:val="00FD4D3B"/>
    <w:rsid w:val="00FD605E"/>
    <w:rsid w:val="00FE09D3"/>
    <w:rsid w:val="00FE3BA9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F410ED"/>
  <w15:chartTrackingRefBased/>
  <w15:docId w15:val="{1B66CA1F-2BB2-4695-902D-ECDB815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D0E"/>
    <w:pPr>
      <w:ind w:left="851"/>
    </w:pPr>
    <w:rPr>
      <w:rFonts w:eastAsia="Times New Roman"/>
      <w:color w:val="0D0D0D" w:themeColor="text1" w:themeTint="F2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0F026E"/>
    <w:pPr>
      <w:keepNext/>
      <w:keepLines/>
      <w:numPr>
        <w:numId w:val="1"/>
      </w:numPr>
      <w:spacing w:line="360" w:lineRule="auto"/>
      <w:ind w:left="851" w:hanging="851"/>
      <w:outlineLvl w:val="0"/>
    </w:pPr>
    <w:rPr>
      <w:b/>
      <w:bCs/>
      <w:color w:val="auto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31DF8"/>
    <w:pPr>
      <w:keepNext/>
      <w:keepLines/>
      <w:numPr>
        <w:ilvl w:val="1"/>
        <w:numId w:val="1"/>
      </w:numPr>
      <w:spacing w:before="120" w:after="120"/>
      <w:ind w:hanging="85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D31DF8"/>
    <w:pPr>
      <w:keepNext/>
      <w:keepLines/>
      <w:numPr>
        <w:ilvl w:val="2"/>
        <w:numId w:val="1"/>
      </w:numPr>
      <w:spacing w:before="120"/>
      <w:ind w:left="851" w:hanging="851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D31DF8"/>
    <w:pPr>
      <w:keepNext/>
      <w:keepLines/>
      <w:numPr>
        <w:ilvl w:val="3"/>
        <w:numId w:val="1"/>
      </w:numPr>
      <w:spacing w:before="200"/>
      <w:ind w:left="851" w:hanging="851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1DF8"/>
    <w:pPr>
      <w:keepNext/>
      <w:keepLines/>
      <w:numPr>
        <w:ilvl w:val="4"/>
        <w:numId w:val="1"/>
      </w:numPr>
      <w:spacing w:before="200"/>
      <w:ind w:left="1009" w:hanging="1009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F026E"/>
    <w:rPr>
      <w:rFonts w:eastAsia="Times New Roman"/>
      <w:b/>
      <w:bCs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D31DF8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D31DF8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D31DF8"/>
    <w:rPr>
      <w:rFonts w:eastAsia="Times New Roman"/>
      <w:b/>
      <w:bCs/>
      <w:i/>
      <w:iCs/>
      <w:color w:val="595959" w:themeColor="text1" w:themeTint="A6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D31DF8"/>
    <w:rPr>
      <w:rFonts w:eastAsia="Times New Roman"/>
      <w:color w:val="404040"/>
      <w:sz w:val="24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2686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2686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26869"/>
    <w:rPr>
      <w:rFonts w:ascii="Cambria" w:eastAsia="Times New Roman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526869"/>
    <w:rPr>
      <w:rFonts w:ascii="Cambria" w:eastAsia="Times New Roman" w:hAnsi="Cambria"/>
      <w:i/>
      <w:iCs/>
      <w:color w:val="404040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3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  <w:style w:type="paragraph" w:styleId="Revision">
    <w:name w:val="Revision"/>
    <w:hidden/>
    <w:uiPriority w:val="99"/>
    <w:semiHidden/>
    <w:rsid w:val="00E24109"/>
    <w:rPr>
      <w:rFonts w:eastAsia="Times New Roman"/>
      <w:color w:val="595959" w:themeColor="text1" w:themeTint="A6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www.aithent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ithent.com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image" Target="media/image6.jp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</Template>
  <TotalTime>3</TotalTime>
  <Pages>3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cp:lastModifiedBy>Shivakumar M.</cp:lastModifiedBy>
  <cp:revision>9</cp:revision>
  <cp:lastPrinted>2021-12-29T14:30:00Z</cp:lastPrinted>
  <dcterms:created xsi:type="dcterms:W3CDTF">2024-01-16T10:49:00Z</dcterms:created>
  <dcterms:modified xsi:type="dcterms:W3CDTF">2024-01-16T11:21:00Z</dcterms:modified>
</cp:coreProperties>
</file>