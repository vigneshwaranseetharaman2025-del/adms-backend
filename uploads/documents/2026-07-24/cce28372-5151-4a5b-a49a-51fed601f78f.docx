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76337B20" w:rsidR="004C3344" w:rsidRDefault="006920C1" w:rsidP="00CB561C">
      <w:pPr>
        <w:rPr>
          <w:rFonts w:cs="Calibri"/>
        </w:rPr>
      </w:pPr>
      <w:r>
        <w:rPr>
          <w:rFonts w:cs="Calibri"/>
          <w:noProof/>
        </w:rPr>
        <w:drawing>
          <wp:anchor distT="0" distB="0" distL="114300" distR="114300" simplePos="0" relativeHeight="251648512" behindDoc="0" locked="0" layoutInCell="1" allowOverlap="1" wp14:anchorId="0ED05DD6" wp14:editId="7E7579CA">
            <wp:simplePos x="0" y="0"/>
            <wp:positionH relativeFrom="column">
              <wp:posOffset>5060950</wp:posOffset>
            </wp:positionH>
            <wp:positionV relativeFrom="paragraph">
              <wp:posOffset>-181285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3C3"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609408F9" wp14:editId="76773606">
                <wp:simplePos x="0" y="0"/>
                <wp:positionH relativeFrom="column">
                  <wp:posOffset>-1073002</wp:posOffset>
                </wp:positionH>
                <wp:positionV relativeFrom="paragraph">
                  <wp:posOffset>-885190</wp:posOffset>
                </wp:positionV>
                <wp:extent cx="5868027" cy="5794744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27" cy="5794744"/>
                          <a:chOff x="0" y="0"/>
                          <a:chExt cx="6966024" cy="6879265"/>
                        </a:xfrm>
                      </wpg:grpSpPr>
                      <pic:pic xmlns:pic="http://schemas.openxmlformats.org/drawingml/2006/picture">
                        <pic:nvPicPr>
                          <pic:cNvPr id="22" name="Picture 16">
                            <a:extLst>
                              <a:ext uri="{FF2B5EF4-FFF2-40B4-BE49-F238E27FC236}">
                                <a16:creationId xmlns:a16="http://schemas.microsoft.com/office/drawing/2014/main" id="{A1A76D84-3648-41DD-B7F5-F69CFA4C9D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65" t="22149" r="15474" b="7333"/>
                          <a:stretch>
                            <a:fillRect/>
                          </a:stretch>
                        </pic:blipFill>
                        <pic:spPr>
                          <a:xfrm>
                            <a:off x="21265" y="0"/>
                            <a:ext cx="5354955" cy="4835525"/>
                          </a:xfrm>
                          <a:custGeom>
                            <a:avLst/>
                            <a:gdLst>
                              <a:gd name="connsiteX0" fmla="*/ 0 w 5355127"/>
                              <a:gd name="connsiteY0" fmla="*/ 0 h 4836154"/>
                              <a:gd name="connsiteX1" fmla="*/ 4919247 w 5355127"/>
                              <a:gd name="connsiteY1" fmla="*/ 0 h 4836154"/>
                              <a:gd name="connsiteX2" fmla="*/ 4966156 w 5355127"/>
                              <a:gd name="connsiteY2" fmla="*/ 77215 h 4836154"/>
                              <a:gd name="connsiteX3" fmla="*/ 5355127 w 5355127"/>
                              <a:gd name="connsiteY3" fmla="*/ 1613380 h 4836154"/>
                              <a:gd name="connsiteX4" fmla="*/ 2132353 w 5355127"/>
                              <a:gd name="connsiteY4" fmla="*/ 4836154 h 4836154"/>
                              <a:gd name="connsiteX5" fmla="*/ 82370 w 5355127"/>
                              <a:gd name="connsiteY5" fmla="*/ 4100229 h 4836154"/>
                              <a:gd name="connsiteX6" fmla="*/ 0 w 5355127"/>
                              <a:gd name="connsiteY6" fmla="*/ 4025367 h 48361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55127" h="4836154">
                                <a:moveTo>
                                  <a:pt x="0" y="0"/>
                                </a:moveTo>
                                <a:lnTo>
                                  <a:pt x="4919247" y="0"/>
                                </a:lnTo>
                                <a:lnTo>
                                  <a:pt x="4966156" y="77215"/>
                                </a:lnTo>
                                <a:cubicBezTo>
                                  <a:pt x="5214221" y="533860"/>
                                  <a:pt x="5355127" y="1057165"/>
                                  <a:pt x="5355127" y="1613380"/>
                                </a:cubicBezTo>
                                <a:cubicBezTo>
                                  <a:pt x="5355127" y="3393269"/>
                                  <a:pt x="3912242" y="4836154"/>
                                  <a:pt x="2132353" y="4836154"/>
                                </a:cubicBezTo>
                                <a:cubicBezTo>
                                  <a:pt x="1353652" y="4836154"/>
                                  <a:pt x="639455" y="4559977"/>
                                  <a:pt x="82370" y="4100229"/>
                                </a:cubicBezTo>
                                <a:lnTo>
                                  <a:pt x="0" y="402536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7" name="Freeform 5">
                          <a:extLst>
                            <a:ext uri="{FF2B5EF4-FFF2-40B4-BE49-F238E27FC236}">
                              <a16:creationId xmlns:a16="http://schemas.microsoft.com/office/drawing/2014/main" id="{1B1BE956-8C2C-EA78-DAE9-C7585ADA9F5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21265"/>
                            <a:ext cx="6197600" cy="6858000"/>
                          </a:xfrm>
                          <a:custGeom>
                            <a:avLst/>
                            <a:gdLst>
                              <a:gd name="T0" fmla="*/ 1775 w 1952"/>
                              <a:gd name="T1" fmla="*/ 0 h 2160"/>
                              <a:gd name="T2" fmla="*/ 1919 w 1952"/>
                              <a:gd name="T3" fmla="*/ 0 h 2160"/>
                              <a:gd name="T4" fmla="*/ 1940 w 1952"/>
                              <a:gd name="T5" fmla="*/ 0 h 2160"/>
                              <a:gd name="T6" fmla="*/ 1945 w 1952"/>
                              <a:gd name="T7" fmla="*/ 43 h 2160"/>
                              <a:gd name="T8" fmla="*/ 1950 w 1952"/>
                              <a:gd name="T9" fmla="*/ 108 h 2160"/>
                              <a:gd name="T10" fmla="*/ 1944 w 1952"/>
                              <a:gd name="T11" fmla="*/ 289 h 2160"/>
                              <a:gd name="T12" fmla="*/ 1938 w 1952"/>
                              <a:gd name="T13" fmla="*/ 343 h 2160"/>
                              <a:gd name="T14" fmla="*/ 1926 w 1952"/>
                              <a:gd name="T15" fmla="*/ 453 h 2160"/>
                              <a:gd name="T16" fmla="*/ 1914 w 1952"/>
                              <a:gd name="T17" fmla="*/ 513 h 2160"/>
                              <a:gd name="T18" fmla="*/ 1908 w 1952"/>
                              <a:gd name="T19" fmla="*/ 538 h 2160"/>
                              <a:gd name="T20" fmla="*/ 1896 w 1952"/>
                              <a:gd name="T21" fmla="*/ 585 h 2160"/>
                              <a:gd name="T22" fmla="*/ 1878 w 1952"/>
                              <a:gd name="T23" fmla="*/ 650 h 2160"/>
                              <a:gd name="T24" fmla="*/ 1872 w 1952"/>
                              <a:gd name="T25" fmla="*/ 669 h 2160"/>
                              <a:gd name="T26" fmla="*/ 1866 w 1952"/>
                              <a:gd name="T27" fmla="*/ 687 h 2160"/>
                              <a:gd name="T28" fmla="*/ 1860 w 1952"/>
                              <a:gd name="T29" fmla="*/ 705 h 2160"/>
                              <a:gd name="T30" fmla="*/ 1796 w 1952"/>
                              <a:gd name="T31" fmla="*/ 866 h 2160"/>
                              <a:gd name="T32" fmla="*/ 1645 w 1952"/>
                              <a:gd name="T33" fmla="*/ 1116 h 2160"/>
                              <a:gd name="T34" fmla="*/ 1525 w 1952"/>
                              <a:gd name="T35" fmla="*/ 1260 h 2160"/>
                              <a:gd name="T36" fmla="*/ 1518 w 1952"/>
                              <a:gd name="T37" fmla="*/ 1266 h 2160"/>
                              <a:gd name="T38" fmla="*/ 1515 w 1952"/>
                              <a:gd name="T39" fmla="*/ 1271 h 2160"/>
                              <a:gd name="T40" fmla="*/ 1512 w 1952"/>
                              <a:gd name="T41" fmla="*/ 1275 h 2160"/>
                              <a:gd name="T42" fmla="*/ 1509 w 1952"/>
                              <a:gd name="T43" fmla="*/ 1278 h 2160"/>
                              <a:gd name="T44" fmla="*/ 1506 w 1952"/>
                              <a:gd name="T45" fmla="*/ 1281 h 2160"/>
                              <a:gd name="T46" fmla="*/ 1503 w 1952"/>
                              <a:gd name="T47" fmla="*/ 1284 h 2160"/>
                              <a:gd name="T48" fmla="*/ 1500 w 1952"/>
                              <a:gd name="T49" fmla="*/ 1287 h 2160"/>
                              <a:gd name="T50" fmla="*/ 1497 w 1952"/>
                              <a:gd name="T51" fmla="*/ 1290 h 2160"/>
                              <a:gd name="T52" fmla="*/ 1494 w 1952"/>
                              <a:gd name="T53" fmla="*/ 1293 h 2160"/>
                              <a:gd name="T54" fmla="*/ 1491 w 1952"/>
                              <a:gd name="T55" fmla="*/ 1296 h 2160"/>
                              <a:gd name="T56" fmla="*/ 1474 w 1952"/>
                              <a:gd name="T57" fmla="*/ 1314 h 2160"/>
                              <a:gd name="T58" fmla="*/ 1470 w 1952"/>
                              <a:gd name="T59" fmla="*/ 1317 h 2160"/>
                              <a:gd name="T60" fmla="*/ 1467 w 1952"/>
                              <a:gd name="T61" fmla="*/ 1320 h 2160"/>
                              <a:gd name="T62" fmla="*/ 1464 w 1952"/>
                              <a:gd name="T63" fmla="*/ 1323 h 2160"/>
                              <a:gd name="T64" fmla="*/ 1461 w 1952"/>
                              <a:gd name="T65" fmla="*/ 1326 h 2160"/>
                              <a:gd name="T66" fmla="*/ 1458 w 1952"/>
                              <a:gd name="T67" fmla="*/ 1329 h 2160"/>
                              <a:gd name="T68" fmla="*/ 1455 w 1952"/>
                              <a:gd name="T69" fmla="*/ 1332 h 2160"/>
                              <a:gd name="T70" fmla="*/ 1452 w 1952"/>
                              <a:gd name="T71" fmla="*/ 1335 h 2160"/>
                              <a:gd name="T72" fmla="*/ 1449 w 1952"/>
                              <a:gd name="T73" fmla="*/ 1338 h 2160"/>
                              <a:gd name="T74" fmla="*/ 1436 w 1952"/>
                              <a:gd name="T75" fmla="*/ 1352 h 2160"/>
                              <a:gd name="T76" fmla="*/ 1312 w 1952"/>
                              <a:gd name="T77" fmla="*/ 1457 h 2160"/>
                              <a:gd name="T78" fmla="*/ 888 w 1952"/>
                              <a:gd name="T79" fmla="*/ 1701 h 2160"/>
                              <a:gd name="T80" fmla="*/ 520 w 1952"/>
                              <a:gd name="T81" fmla="*/ 1877 h 2160"/>
                              <a:gd name="T82" fmla="*/ 222 w 1952"/>
                              <a:gd name="T83" fmla="*/ 2160 h 2160"/>
                              <a:gd name="T84" fmla="*/ 0 w 1952"/>
                              <a:gd name="T85" fmla="*/ 2148 h 2160"/>
                              <a:gd name="T86" fmla="*/ 53 w 1952"/>
                              <a:gd name="T87" fmla="*/ 1806 h 2160"/>
                              <a:gd name="T88" fmla="*/ 399 w 1952"/>
                              <a:gd name="T89" fmla="*/ 1759 h 2160"/>
                              <a:gd name="T90" fmla="*/ 387 w 1952"/>
                              <a:gd name="T91" fmla="*/ 1751 h 2160"/>
                              <a:gd name="T92" fmla="*/ 125 w 1952"/>
                              <a:gd name="T93" fmla="*/ 1735 h 2160"/>
                              <a:gd name="T94" fmla="*/ 0 w 1952"/>
                              <a:gd name="T95" fmla="*/ 1614 h 2160"/>
                              <a:gd name="T96" fmla="*/ 103 w 1952"/>
                              <a:gd name="T97" fmla="*/ 1649 h 2160"/>
                              <a:gd name="T98" fmla="*/ 834 w 1952"/>
                              <a:gd name="T99" fmla="*/ 1637 h 2160"/>
                              <a:gd name="T100" fmla="*/ 814 w 1952"/>
                              <a:gd name="T101" fmla="*/ 1631 h 2160"/>
                              <a:gd name="T102" fmla="*/ 465 w 1952"/>
                              <a:gd name="T103" fmla="*/ 1639 h 2160"/>
                              <a:gd name="T104" fmla="*/ 0 w 1952"/>
                              <a:gd name="T105" fmla="*/ 1467 h 2160"/>
                              <a:gd name="T106" fmla="*/ 138 w 1952"/>
                              <a:gd name="T107" fmla="*/ 1446 h 2160"/>
                              <a:gd name="T108" fmla="*/ 719 w 1952"/>
                              <a:gd name="T109" fmla="*/ 1582 h 2160"/>
                              <a:gd name="T110" fmla="*/ 1321 w 1952"/>
                              <a:gd name="T111" fmla="*/ 1367 h 2160"/>
                              <a:gd name="T112" fmla="*/ 1745 w 1952"/>
                              <a:gd name="T113" fmla="*/ 642 h 2160"/>
                              <a:gd name="T114" fmla="*/ 1719 w 1952"/>
                              <a:gd name="T115" fmla="*/ 169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952" h="2160">
                                <a:moveTo>
                                  <a:pt x="1677" y="0"/>
                                </a:moveTo>
                                <a:cubicBezTo>
                                  <a:pt x="1699" y="0"/>
                                  <a:pt x="1733" y="0"/>
                                  <a:pt x="1775" y="0"/>
                                </a:cubicBezTo>
                                <a:cubicBezTo>
                                  <a:pt x="1787" y="0"/>
                                  <a:pt x="1799" y="0"/>
                                  <a:pt x="1810" y="0"/>
                                </a:cubicBezTo>
                                <a:cubicBezTo>
                                  <a:pt x="1851" y="0"/>
                                  <a:pt x="1900" y="0"/>
                                  <a:pt x="1919" y="0"/>
                                </a:cubicBezTo>
                                <a:cubicBezTo>
                                  <a:pt x="1924" y="0"/>
                                  <a:pt x="1934" y="0"/>
                                  <a:pt x="1938" y="0"/>
                                </a:cubicBezTo>
                                <a:cubicBezTo>
                                  <a:pt x="1938" y="0"/>
                                  <a:pt x="1939" y="0"/>
                                  <a:pt x="1940" y="0"/>
                                </a:cubicBezTo>
                                <a:cubicBezTo>
                                  <a:pt x="1942" y="0"/>
                                  <a:pt x="1943" y="0"/>
                                  <a:pt x="1944" y="0"/>
                                </a:cubicBezTo>
                                <a:cubicBezTo>
                                  <a:pt x="1944" y="18"/>
                                  <a:pt x="1944" y="33"/>
                                  <a:pt x="1945" y="43"/>
                                </a:cubicBezTo>
                                <a:cubicBezTo>
                                  <a:pt x="1946" y="61"/>
                                  <a:pt x="1947" y="76"/>
                                  <a:pt x="1947" y="86"/>
                                </a:cubicBezTo>
                                <a:cubicBezTo>
                                  <a:pt x="1947" y="94"/>
                                  <a:pt x="1948" y="101"/>
                                  <a:pt x="1950" y="108"/>
                                </a:cubicBezTo>
                                <a:cubicBezTo>
                                  <a:pt x="1950" y="140"/>
                                  <a:pt x="1951" y="172"/>
                                  <a:pt x="1951" y="204"/>
                                </a:cubicBezTo>
                                <a:cubicBezTo>
                                  <a:pt x="1943" y="232"/>
                                  <a:pt x="1949" y="261"/>
                                  <a:pt x="1944" y="289"/>
                                </a:cubicBezTo>
                                <a:cubicBezTo>
                                  <a:pt x="1952" y="305"/>
                                  <a:pt x="1941" y="320"/>
                                  <a:pt x="1944" y="336"/>
                                </a:cubicBezTo>
                                <a:cubicBezTo>
                                  <a:pt x="1939" y="337"/>
                                  <a:pt x="1938" y="340"/>
                                  <a:pt x="1938" y="343"/>
                                </a:cubicBezTo>
                                <a:cubicBezTo>
                                  <a:pt x="1938" y="369"/>
                                  <a:pt x="1931" y="394"/>
                                  <a:pt x="1929" y="419"/>
                                </a:cubicBezTo>
                                <a:cubicBezTo>
                                  <a:pt x="1928" y="430"/>
                                  <a:pt x="1923" y="441"/>
                                  <a:pt x="1926" y="453"/>
                                </a:cubicBezTo>
                                <a:cubicBezTo>
                                  <a:pt x="1925" y="461"/>
                                  <a:pt x="1924" y="469"/>
                                  <a:pt x="1923" y="477"/>
                                </a:cubicBezTo>
                                <a:cubicBezTo>
                                  <a:pt x="1913" y="488"/>
                                  <a:pt x="1914" y="501"/>
                                  <a:pt x="1914" y="513"/>
                                </a:cubicBezTo>
                                <a:cubicBezTo>
                                  <a:pt x="1914" y="513"/>
                                  <a:pt x="1914" y="513"/>
                                  <a:pt x="1914" y="513"/>
                                </a:cubicBezTo>
                                <a:cubicBezTo>
                                  <a:pt x="1906" y="520"/>
                                  <a:pt x="1908" y="529"/>
                                  <a:pt x="1908" y="538"/>
                                </a:cubicBezTo>
                                <a:cubicBezTo>
                                  <a:pt x="1908" y="546"/>
                                  <a:pt x="1906" y="554"/>
                                  <a:pt x="1902" y="561"/>
                                </a:cubicBezTo>
                                <a:cubicBezTo>
                                  <a:pt x="1896" y="568"/>
                                  <a:pt x="1895" y="577"/>
                                  <a:pt x="1896" y="585"/>
                                </a:cubicBezTo>
                                <a:cubicBezTo>
                                  <a:pt x="1896" y="585"/>
                                  <a:pt x="1896" y="585"/>
                                  <a:pt x="1896" y="585"/>
                                </a:cubicBezTo>
                                <a:cubicBezTo>
                                  <a:pt x="1887" y="606"/>
                                  <a:pt x="1881" y="627"/>
                                  <a:pt x="1878" y="650"/>
                                </a:cubicBezTo>
                                <a:cubicBezTo>
                                  <a:pt x="1878" y="650"/>
                                  <a:pt x="1878" y="650"/>
                                  <a:pt x="1878" y="650"/>
                                </a:cubicBezTo>
                                <a:cubicBezTo>
                                  <a:pt x="1871" y="655"/>
                                  <a:pt x="1872" y="662"/>
                                  <a:pt x="1872" y="669"/>
                                </a:cubicBezTo>
                                <a:cubicBezTo>
                                  <a:pt x="1872" y="669"/>
                                  <a:pt x="1872" y="669"/>
                                  <a:pt x="1872" y="669"/>
                                </a:cubicBezTo>
                                <a:cubicBezTo>
                                  <a:pt x="1864" y="673"/>
                                  <a:pt x="1866" y="681"/>
                                  <a:pt x="1866" y="687"/>
                                </a:cubicBezTo>
                                <a:cubicBezTo>
                                  <a:pt x="1866" y="687"/>
                                  <a:pt x="1866" y="687"/>
                                  <a:pt x="1866" y="687"/>
                                </a:cubicBezTo>
                                <a:cubicBezTo>
                                  <a:pt x="1858" y="691"/>
                                  <a:pt x="1861" y="699"/>
                                  <a:pt x="1860" y="705"/>
                                </a:cubicBezTo>
                                <a:cubicBezTo>
                                  <a:pt x="1857" y="718"/>
                                  <a:pt x="1853" y="730"/>
                                  <a:pt x="1848" y="742"/>
                                </a:cubicBezTo>
                                <a:cubicBezTo>
                                  <a:pt x="1830" y="783"/>
                                  <a:pt x="1815" y="825"/>
                                  <a:pt x="1796" y="866"/>
                                </a:cubicBezTo>
                                <a:cubicBezTo>
                                  <a:pt x="1770" y="920"/>
                                  <a:pt x="1740" y="972"/>
                                  <a:pt x="1707" y="1022"/>
                                </a:cubicBezTo>
                                <a:cubicBezTo>
                                  <a:pt x="1687" y="1054"/>
                                  <a:pt x="1667" y="1086"/>
                                  <a:pt x="1645" y="1116"/>
                                </a:cubicBezTo>
                                <a:cubicBezTo>
                                  <a:pt x="1625" y="1143"/>
                                  <a:pt x="1605" y="1169"/>
                                  <a:pt x="1583" y="1194"/>
                                </a:cubicBezTo>
                                <a:cubicBezTo>
                                  <a:pt x="1563" y="1216"/>
                                  <a:pt x="1546" y="1239"/>
                                  <a:pt x="1525" y="1260"/>
                                </a:cubicBezTo>
                                <a:cubicBezTo>
                                  <a:pt x="1524" y="1261"/>
                                  <a:pt x="1523" y="1262"/>
                                  <a:pt x="1522" y="1263"/>
                                </a:cubicBezTo>
                                <a:cubicBezTo>
                                  <a:pt x="1521" y="1264"/>
                                  <a:pt x="1519" y="1265"/>
                                  <a:pt x="1518" y="1266"/>
                                </a:cubicBezTo>
                                <a:cubicBezTo>
                                  <a:pt x="1518" y="1266"/>
                                  <a:pt x="1518" y="1266"/>
                                  <a:pt x="1518" y="1266"/>
                                </a:cubicBezTo>
                                <a:cubicBezTo>
                                  <a:pt x="1517" y="1268"/>
                                  <a:pt x="1516" y="1269"/>
                                  <a:pt x="1515" y="1271"/>
                                </a:cubicBezTo>
                                <a:cubicBezTo>
                                  <a:pt x="1514" y="1272"/>
                                  <a:pt x="1513" y="1274"/>
                                  <a:pt x="1512" y="1275"/>
                                </a:cubicBezTo>
                                <a:cubicBezTo>
                                  <a:pt x="1512" y="1275"/>
                                  <a:pt x="1512" y="1275"/>
                                  <a:pt x="1512" y="1275"/>
                                </a:cubicBezTo>
                                <a:cubicBezTo>
                                  <a:pt x="1511" y="1276"/>
                                  <a:pt x="1510" y="1277"/>
                                  <a:pt x="1509" y="1278"/>
                                </a:cubicBezTo>
                                <a:cubicBezTo>
                                  <a:pt x="1509" y="1278"/>
                                  <a:pt x="1509" y="1278"/>
                                  <a:pt x="1509" y="1278"/>
                                </a:cubicBezTo>
                                <a:cubicBezTo>
                                  <a:pt x="1508" y="1279"/>
                                  <a:pt x="1507" y="1280"/>
                                  <a:pt x="1506" y="1281"/>
                                </a:cubicBezTo>
                                <a:cubicBezTo>
                                  <a:pt x="1506" y="1281"/>
                                  <a:pt x="1506" y="1281"/>
                                  <a:pt x="1506" y="1281"/>
                                </a:cubicBezTo>
                                <a:cubicBezTo>
                                  <a:pt x="1505" y="1282"/>
                                  <a:pt x="1504" y="1283"/>
                                  <a:pt x="1503" y="1284"/>
                                </a:cubicBezTo>
                                <a:cubicBezTo>
                                  <a:pt x="1503" y="1284"/>
                                  <a:pt x="1503" y="1284"/>
                                  <a:pt x="1503" y="1284"/>
                                </a:cubicBezTo>
                                <a:cubicBezTo>
                                  <a:pt x="1502" y="1285"/>
                                  <a:pt x="1501" y="1286"/>
                                  <a:pt x="1500" y="1287"/>
                                </a:cubicBezTo>
                                <a:cubicBezTo>
                                  <a:pt x="1500" y="1287"/>
                                  <a:pt x="1500" y="1287"/>
                                  <a:pt x="1500" y="1287"/>
                                </a:cubicBezTo>
                                <a:cubicBezTo>
                                  <a:pt x="1499" y="1288"/>
                                  <a:pt x="1498" y="1289"/>
                                  <a:pt x="1497" y="1290"/>
                                </a:cubicBezTo>
                                <a:cubicBezTo>
                                  <a:pt x="1497" y="1290"/>
                                  <a:pt x="1497" y="1290"/>
                                  <a:pt x="1497" y="1290"/>
                                </a:cubicBezTo>
                                <a:cubicBezTo>
                                  <a:pt x="1496" y="1291"/>
                                  <a:pt x="1495" y="1292"/>
                                  <a:pt x="1494" y="1293"/>
                                </a:cubicBezTo>
                                <a:cubicBezTo>
                                  <a:pt x="1494" y="1293"/>
                                  <a:pt x="1494" y="1293"/>
                                  <a:pt x="1494" y="1293"/>
                                </a:cubicBezTo>
                                <a:cubicBezTo>
                                  <a:pt x="1493" y="1294"/>
                                  <a:pt x="1492" y="1295"/>
                                  <a:pt x="1491" y="1296"/>
                                </a:cubicBezTo>
                                <a:cubicBezTo>
                                  <a:pt x="1491" y="1296"/>
                                  <a:pt x="1491" y="1296"/>
                                  <a:pt x="1491" y="1296"/>
                                </a:cubicBezTo>
                                <a:cubicBezTo>
                                  <a:pt x="1490" y="1297"/>
                                  <a:pt x="1489" y="1299"/>
                                  <a:pt x="1488" y="1300"/>
                                </a:cubicBezTo>
                                <a:cubicBezTo>
                                  <a:pt x="1483" y="1305"/>
                                  <a:pt x="1479" y="1310"/>
                                  <a:pt x="1474" y="1314"/>
                                </a:cubicBezTo>
                                <a:cubicBezTo>
                                  <a:pt x="1473" y="1315"/>
                                  <a:pt x="1471" y="1316"/>
                                  <a:pt x="1470" y="1317"/>
                                </a:cubicBezTo>
                                <a:cubicBezTo>
                                  <a:pt x="1470" y="1317"/>
                                  <a:pt x="1470" y="1317"/>
                                  <a:pt x="1470" y="1317"/>
                                </a:cubicBezTo>
                                <a:cubicBezTo>
                                  <a:pt x="1469" y="1318"/>
                                  <a:pt x="1468" y="1319"/>
                                  <a:pt x="1467" y="1320"/>
                                </a:cubicBezTo>
                                <a:cubicBezTo>
                                  <a:pt x="1467" y="1320"/>
                                  <a:pt x="1467" y="1320"/>
                                  <a:pt x="1467" y="1320"/>
                                </a:cubicBezTo>
                                <a:cubicBezTo>
                                  <a:pt x="1466" y="1321"/>
                                  <a:pt x="1465" y="1322"/>
                                  <a:pt x="1464" y="1323"/>
                                </a:cubicBezTo>
                                <a:cubicBezTo>
                                  <a:pt x="1464" y="1323"/>
                                  <a:pt x="1464" y="1323"/>
                                  <a:pt x="1464" y="1323"/>
                                </a:cubicBezTo>
                                <a:cubicBezTo>
                                  <a:pt x="1463" y="1324"/>
                                  <a:pt x="1462" y="1325"/>
                                  <a:pt x="1461" y="1326"/>
                                </a:cubicBezTo>
                                <a:cubicBezTo>
                                  <a:pt x="1461" y="1326"/>
                                  <a:pt x="1461" y="1326"/>
                                  <a:pt x="1461" y="1326"/>
                                </a:cubicBezTo>
                                <a:cubicBezTo>
                                  <a:pt x="1460" y="1327"/>
                                  <a:pt x="1459" y="1328"/>
                                  <a:pt x="1458" y="1329"/>
                                </a:cubicBezTo>
                                <a:cubicBezTo>
                                  <a:pt x="1458" y="1329"/>
                                  <a:pt x="1458" y="1329"/>
                                  <a:pt x="1458" y="1329"/>
                                </a:cubicBezTo>
                                <a:cubicBezTo>
                                  <a:pt x="1457" y="1330"/>
                                  <a:pt x="1456" y="1331"/>
                                  <a:pt x="1455" y="1332"/>
                                </a:cubicBezTo>
                                <a:cubicBezTo>
                                  <a:pt x="1455" y="1332"/>
                                  <a:pt x="1455" y="1332"/>
                                  <a:pt x="1455" y="1332"/>
                                </a:cubicBezTo>
                                <a:cubicBezTo>
                                  <a:pt x="1454" y="1333"/>
                                  <a:pt x="1453" y="1334"/>
                                  <a:pt x="1452" y="1335"/>
                                </a:cubicBezTo>
                                <a:cubicBezTo>
                                  <a:pt x="1452" y="1335"/>
                                  <a:pt x="1452" y="1335"/>
                                  <a:pt x="1452" y="1335"/>
                                </a:cubicBezTo>
                                <a:cubicBezTo>
                                  <a:pt x="1451" y="1336"/>
                                  <a:pt x="1450" y="1337"/>
                                  <a:pt x="1449" y="1338"/>
                                </a:cubicBezTo>
                                <a:cubicBezTo>
                                  <a:pt x="1449" y="1338"/>
                                  <a:pt x="1449" y="1338"/>
                                  <a:pt x="1449" y="1338"/>
                                </a:cubicBezTo>
                                <a:cubicBezTo>
                                  <a:pt x="1447" y="1340"/>
                                  <a:pt x="1445" y="1343"/>
                                  <a:pt x="1443" y="1345"/>
                                </a:cubicBezTo>
                                <a:cubicBezTo>
                                  <a:pt x="1440" y="1348"/>
                                  <a:pt x="1438" y="1350"/>
                                  <a:pt x="1436" y="1352"/>
                                </a:cubicBezTo>
                                <a:cubicBezTo>
                                  <a:pt x="1431" y="1356"/>
                                  <a:pt x="1424" y="1363"/>
                                  <a:pt x="1415" y="1371"/>
                                </a:cubicBezTo>
                                <a:cubicBezTo>
                                  <a:pt x="1415" y="1371"/>
                                  <a:pt x="1362" y="1418"/>
                                  <a:pt x="1312" y="1457"/>
                                </a:cubicBezTo>
                                <a:cubicBezTo>
                                  <a:pt x="1235" y="1518"/>
                                  <a:pt x="1152" y="1569"/>
                                  <a:pt x="1066" y="1615"/>
                                </a:cubicBezTo>
                                <a:cubicBezTo>
                                  <a:pt x="1008" y="1646"/>
                                  <a:pt x="948" y="1674"/>
                                  <a:pt x="888" y="1701"/>
                                </a:cubicBezTo>
                                <a:cubicBezTo>
                                  <a:pt x="832" y="1726"/>
                                  <a:pt x="776" y="1751"/>
                                  <a:pt x="720" y="1776"/>
                                </a:cubicBezTo>
                                <a:cubicBezTo>
                                  <a:pt x="652" y="1806"/>
                                  <a:pt x="584" y="1838"/>
                                  <a:pt x="520" y="1877"/>
                                </a:cubicBezTo>
                                <a:cubicBezTo>
                                  <a:pt x="438" y="1925"/>
                                  <a:pt x="363" y="1982"/>
                                  <a:pt x="300" y="2054"/>
                                </a:cubicBezTo>
                                <a:cubicBezTo>
                                  <a:pt x="271" y="2087"/>
                                  <a:pt x="244" y="2122"/>
                                  <a:pt x="222" y="2160"/>
                                </a:cubicBezTo>
                                <a:cubicBezTo>
                                  <a:pt x="152" y="2160"/>
                                  <a:pt x="82" y="2159"/>
                                  <a:pt x="11" y="2160"/>
                                </a:cubicBezTo>
                                <a:cubicBezTo>
                                  <a:pt x="1" y="2160"/>
                                  <a:pt x="0" y="2157"/>
                                  <a:pt x="0" y="2148"/>
                                </a:cubicBezTo>
                                <a:cubicBezTo>
                                  <a:pt x="0" y="2032"/>
                                  <a:pt x="0" y="1916"/>
                                  <a:pt x="0" y="1800"/>
                                </a:cubicBezTo>
                                <a:cubicBezTo>
                                  <a:pt x="12" y="1802"/>
                                  <a:pt x="30" y="1804"/>
                                  <a:pt x="53" y="1806"/>
                                </a:cubicBezTo>
                                <a:cubicBezTo>
                                  <a:pt x="148" y="1813"/>
                                  <a:pt x="223" y="1799"/>
                                  <a:pt x="273" y="1790"/>
                                </a:cubicBezTo>
                                <a:cubicBezTo>
                                  <a:pt x="306" y="1784"/>
                                  <a:pt x="349" y="1775"/>
                                  <a:pt x="399" y="1759"/>
                                </a:cubicBezTo>
                                <a:cubicBezTo>
                                  <a:pt x="403" y="1757"/>
                                  <a:pt x="423" y="1748"/>
                                  <a:pt x="428" y="1746"/>
                                </a:cubicBezTo>
                                <a:cubicBezTo>
                                  <a:pt x="415" y="1747"/>
                                  <a:pt x="401" y="1749"/>
                                  <a:pt x="387" y="1751"/>
                                </a:cubicBezTo>
                                <a:cubicBezTo>
                                  <a:pt x="358" y="1753"/>
                                  <a:pt x="319" y="1755"/>
                                  <a:pt x="273" y="1753"/>
                                </a:cubicBezTo>
                                <a:cubicBezTo>
                                  <a:pt x="205" y="1750"/>
                                  <a:pt x="154" y="1741"/>
                                  <a:pt x="125" y="1735"/>
                                </a:cubicBezTo>
                                <a:cubicBezTo>
                                  <a:pt x="82" y="1727"/>
                                  <a:pt x="41" y="1715"/>
                                  <a:pt x="0" y="1704"/>
                                </a:cubicBezTo>
                                <a:cubicBezTo>
                                  <a:pt x="0" y="1674"/>
                                  <a:pt x="0" y="1644"/>
                                  <a:pt x="0" y="1614"/>
                                </a:cubicBezTo>
                                <a:cubicBezTo>
                                  <a:pt x="4" y="1615"/>
                                  <a:pt x="8" y="1616"/>
                                  <a:pt x="12" y="1617"/>
                                </a:cubicBezTo>
                                <a:cubicBezTo>
                                  <a:pt x="41" y="1630"/>
                                  <a:pt x="72" y="1640"/>
                                  <a:pt x="103" y="1649"/>
                                </a:cubicBezTo>
                                <a:cubicBezTo>
                                  <a:pt x="237" y="1688"/>
                                  <a:pt x="374" y="1704"/>
                                  <a:pt x="514" y="1695"/>
                                </a:cubicBezTo>
                                <a:cubicBezTo>
                                  <a:pt x="623" y="1689"/>
                                  <a:pt x="730" y="1670"/>
                                  <a:pt x="834" y="1637"/>
                                </a:cubicBezTo>
                                <a:cubicBezTo>
                                  <a:pt x="851" y="1632"/>
                                  <a:pt x="869" y="1627"/>
                                  <a:pt x="884" y="1616"/>
                                </a:cubicBezTo>
                                <a:cubicBezTo>
                                  <a:pt x="866" y="1621"/>
                                  <a:pt x="842" y="1626"/>
                                  <a:pt x="814" y="1631"/>
                                </a:cubicBezTo>
                                <a:cubicBezTo>
                                  <a:pt x="798" y="1634"/>
                                  <a:pt x="749" y="1643"/>
                                  <a:pt x="690" y="1647"/>
                                </a:cubicBezTo>
                                <a:cubicBezTo>
                                  <a:pt x="586" y="1653"/>
                                  <a:pt x="500" y="1643"/>
                                  <a:pt x="465" y="1639"/>
                                </a:cubicBezTo>
                                <a:cubicBezTo>
                                  <a:pt x="332" y="1620"/>
                                  <a:pt x="207" y="1580"/>
                                  <a:pt x="90" y="1518"/>
                                </a:cubicBezTo>
                                <a:cubicBezTo>
                                  <a:pt x="59" y="1502"/>
                                  <a:pt x="30" y="1484"/>
                                  <a:pt x="0" y="1467"/>
                                </a:cubicBezTo>
                                <a:cubicBezTo>
                                  <a:pt x="0" y="1434"/>
                                  <a:pt x="0" y="1401"/>
                                  <a:pt x="0" y="1368"/>
                                </a:cubicBezTo>
                                <a:cubicBezTo>
                                  <a:pt x="44" y="1397"/>
                                  <a:pt x="90" y="1424"/>
                                  <a:pt x="138" y="1446"/>
                                </a:cubicBezTo>
                                <a:cubicBezTo>
                                  <a:pt x="179" y="1470"/>
                                  <a:pt x="223" y="1486"/>
                                  <a:pt x="267" y="1503"/>
                                </a:cubicBezTo>
                                <a:cubicBezTo>
                                  <a:pt x="412" y="1557"/>
                                  <a:pt x="563" y="1587"/>
                                  <a:pt x="719" y="1582"/>
                                </a:cubicBezTo>
                                <a:cubicBezTo>
                                  <a:pt x="800" y="1579"/>
                                  <a:pt x="880" y="1568"/>
                                  <a:pt x="958" y="1546"/>
                                </a:cubicBezTo>
                                <a:cubicBezTo>
                                  <a:pt x="1091" y="1510"/>
                                  <a:pt x="1211" y="1449"/>
                                  <a:pt x="1321" y="1367"/>
                                </a:cubicBezTo>
                                <a:cubicBezTo>
                                  <a:pt x="1405" y="1305"/>
                                  <a:pt x="1484" y="1236"/>
                                  <a:pt x="1548" y="1152"/>
                                </a:cubicBezTo>
                                <a:cubicBezTo>
                                  <a:pt x="1664" y="1001"/>
                                  <a:pt x="1724" y="829"/>
                                  <a:pt x="1745" y="642"/>
                                </a:cubicBezTo>
                                <a:cubicBezTo>
                                  <a:pt x="1755" y="559"/>
                                  <a:pt x="1755" y="475"/>
                                  <a:pt x="1749" y="391"/>
                                </a:cubicBezTo>
                                <a:cubicBezTo>
                                  <a:pt x="1743" y="316"/>
                                  <a:pt x="1733" y="242"/>
                                  <a:pt x="1719" y="169"/>
                                </a:cubicBezTo>
                                <a:cubicBezTo>
                                  <a:pt x="1708" y="112"/>
                                  <a:pt x="1692" y="56"/>
                                  <a:pt x="16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3B93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701749" y="21265"/>
                            <a:ext cx="6264275" cy="6858000"/>
                          </a:xfrm>
                          <a:custGeom>
                            <a:avLst/>
                            <a:gdLst>
                              <a:gd name="T0" fmla="*/ 1721 w 1973"/>
                              <a:gd name="T1" fmla="*/ 0 h 2160"/>
                              <a:gd name="T2" fmla="*/ 1973 w 1973"/>
                              <a:gd name="T3" fmla="*/ 1 h 2160"/>
                              <a:gd name="T4" fmla="*/ 1796 w 1973"/>
                              <a:gd name="T5" fmla="*/ 772 h 2160"/>
                              <a:gd name="T6" fmla="*/ 1474 w 1973"/>
                              <a:gd name="T7" fmla="*/ 1211 h 2160"/>
                              <a:gd name="T8" fmla="*/ 1182 w 1973"/>
                              <a:gd name="T9" fmla="*/ 1440 h 2160"/>
                              <a:gd name="T10" fmla="*/ 697 w 1973"/>
                              <a:gd name="T11" fmla="*/ 1776 h 2160"/>
                              <a:gd name="T12" fmla="*/ 292 w 1973"/>
                              <a:gd name="T13" fmla="*/ 2075 h 2160"/>
                              <a:gd name="T14" fmla="*/ 201 w 1973"/>
                              <a:gd name="T15" fmla="*/ 2160 h 2160"/>
                              <a:gd name="T16" fmla="*/ 0 w 1973"/>
                              <a:gd name="T17" fmla="*/ 2160 h 2160"/>
                              <a:gd name="T18" fmla="*/ 77 w 1973"/>
                              <a:gd name="T19" fmla="*/ 2054 h 2160"/>
                              <a:gd name="T20" fmla="*/ 297 w 1973"/>
                              <a:gd name="T21" fmla="*/ 1877 h 2160"/>
                              <a:gd name="T22" fmla="*/ 498 w 1973"/>
                              <a:gd name="T23" fmla="*/ 1776 h 2160"/>
                              <a:gd name="T24" fmla="*/ 666 w 1973"/>
                              <a:gd name="T25" fmla="*/ 1701 h 2160"/>
                              <a:gd name="T26" fmla="*/ 843 w 1973"/>
                              <a:gd name="T27" fmla="*/ 1615 h 2160"/>
                              <a:gd name="T28" fmla="*/ 1090 w 1973"/>
                              <a:gd name="T29" fmla="*/ 1457 h 2160"/>
                              <a:gd name="T30" fmla="*/ 1193 w 1973"/>
                              <a:gd name="T31" fmla="*/ 1371 h 2160"/>
                              <a:gd name="T32" fmla="*/ 1227 w 1973"/>
                              <a:gd name="T33" fmla="*/ 1338 h 2160"/>
                              <a:gd name="T34" fmla="*/ 1227 w 1973"/>
                              <a:gd name="T35" fmla="*/ 1338 h 2160"/>
                              <a:gd name="T36" fmla="*/ 1230 w 1973"/>
                              <a:gd name="T37" fmla="*/ 1335 h 2160"/>
                              <a:gd name="T38" fmla="*/ 1230 w 1973"/>
                              <a:gd name="T39" fmla="*/ 1335 h 2160"/>
                              <a:gd name="T40" fmla="*/ 1233 w 1973"/>
                              <a:gd name="T41" fmla="*/ 1332 h 2160"/>
                              <a:gd name="T42" fmla="*/ 1233 w 1973"/>
                              <a:gd name="T43" fmla="*/ 1332 h 2160"/>
                              <a:gd name="T44" fmla="*/ 1236 w 1973"/>
                              <a:gd name="T45" fmla="*/ 1329 h 2160"/>
                              <a:gd name="T46" fmla="*/ 1236 w 1973"/>
                              <a:gd name="T47" fmla="*/ 1329 h 2160"/>
                              <a:gd name="T48" fmla="*/ 1239 w 1973"/>
                              <a:gd name="T49" fmla="*/ 1326 h 2160"/>
                              <a:gd name="T50" fmla="*/ 1239 w 1973"/>
                              <a:gd name="T51" fmla="*/ 1326 h 2160"/>
                              <a:gd name="T52" fmla="*/ 1242 w 1973"/>
                              <a:gd name="T53" fmla="*/ 1323 h 2160"/>
                              <a:gd name="T54" fmla="*/ 1242 w 1973"/>
                              <a:gd name="T55" fmla="*/ 1323 h 2160"/>
                              <a:gd name="T56" fmla="*/ 1245 w 1973"/>
                              <a:gd name="T57" fmla="*/ 1320 h 2160"/>
                              <a:gd name="T58" fmla="*/ 1245 w 1973"/>
                              <a:gd name="T59" fmla="*/ 1320 h 2160"/>
                              <a:gd name="T60" fmla="*/ 1248 w 1973"/>
                              <a:gd name="T61" fmla="*/ 1317 h 2160"/>
                              <a:gd name="T62" fmla="*/ 1248 w 1973"/>
                              <a:gd name="T63" fmla="*/ 1317 h 2160"/>
                              <a:gd name="T64" fmla="*/ 1269 w 1973"/>
                              <a:gd name="T65" fmla="*/ 1296 h 2160"/>
                              <a:gd name="T66" fmla="*/ 1275 w 1973"/>
                              <a:gd name="T67" fmla="*/ 1290 h 2160"/>
                              <a:gd name="T68" fmla="*/ 1275 w 1973"/>
                              <a:gd name="T69" fmla="*/ 1290 h 2160"/>
                              <a:gd name="T70" fmla="*/ 1278 w 1973"/>
                              <a:gd name="T71" fmla="*/ 1287 h 2160"/>
                              <a:gd name="T72" fmla="*/ 1278 w 1973"/>
                              <a:gd name="T73" fmla="*/ 1287 h 2160"/>
                              <a:gd name="T74" fmla="*/ 1281 w 1973"/>
                              <a:gd name="T75" fmla="*/ 1284 h 2160"/>
                              <a:gd name="T76" fmla="*/ 1281 w 1973"/>
                              <a:gd name="T77" fmla="*/ 1284 h 2160"/>
                              <a:gd name="T78" fmla="*/ 1303 w 1973"/>
                              <a:gd name="T79" fmla="*/ 1260 h 2160"/>
                              <a:gd name="T80" fmla="*/ 1360 w 1973"/>
                              <a:gd name="T81" fmla="*/ 1194 h 2160"/>
                              <a:gd name="T82" fmla="*/ 1423 w 1973"/>
                              <a:gd name="T83" fmla="*/ 1116 h 2160"/>
                              <a:gd name="T84" fmla="*/ 1485 w 1973"/>
                              <a:gd name="T85" fmla="*/ 1023 h 2160"/>
                              <a:gd name="T86" fmla="*/ 1573 w 1973"/>
                              <a:gd name="T87" fmla="*/ 866 h 2160"/>
                              <a:gd name="T88" fmla="*/ 1625 w 1973"/>
                              <a:gd name="T89" fmla="*/ 742 h 2160"/>
                              <a:gd name="T90" fmla="*/ 1719 w 1973"/>
                              <a:gd name="T91" fmla="*/ 317 h 2160"/>
                              <a:gd name="T92" fmla="*/ 1721 w 1973"/>
                              <a:gd name="T93" fmla="*/ 0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1973" h="2160">
                                <a:moveTo>
                                  <a:pt x="1721" y="0"/>
                                </a:moveTo>
                                <a:cubicBezTo>
                                  <a:pt x="1805" y="0"/>
                                  <a:pt x="1889" y="0"/>
                                  <a:pt x="1973" y="1"/>
                                </a:cubicBezTo>
                                <a:cubicBezTo>
                                  <a:pt x="1969" y="270"/>
                                  <a:pt x="1912" y="528"/>
                                  <a:pt x="1796" y="772"/>
                                </a:cubicBezTo>
                                <a:cubicBezTo>
                                  <a:pt x="1717" y="938"/>
                                  <a:pt x="1610" y="1086"/>
                                  <a:pt x="1474" y="1211"/>
                                </a:cubicBezTo>
                                <a:cubicBezTo>
                                  <a:pt x="1383" y="1296"/>
                                  <a:pt x="1282" y="1367"/>
                                  <a:pt x="1182" y="1440"/>
                                </a:cubicBezTo>
                                <a:cubicBezTo>
                                  <a:pt x="1024" y="1556"/>
                                  <a:pt x="860" y="1666"/>
                                  <a:pt x="697" y="1776"/>
                                </a:cubicBezTo>
                                <a:cubicBezTo>
                                  <a:pt x="558" y="1870"/>
                                  <a:pt x="419" y="1966"/>
                                  <a:pt x="292" y="2075"/>
                                </a:cubicBezTo>
                                <a:cubicBezTo>
                                  <a:pt x="260" y="2102"/>
                                  <a:pt x="229" y="2130"/>
                                  <a:pt x="201" y="2160"/>
                                </a:cubicBezTo>
                                <a:cubicBezTo>
                                  <a:pt x="134" y="2160"/>
                                  <a:pt x="67" y="2160"/>
                                  <a:pt x="0" y="2160"/>
                                </a:cubicBezTo>
                                <a:cubicBezTo>
                                  <a:pt x="22" y="2122"/>
                                  <a:pt x="48" y="2087"/>
                                  <a:pt x="77" y="2054"/>
                                </a:cubicBezTo>
                                <a:cubicBezTo>
                                  <a:pt x="141" y="1982"/>
                                  <a:pt x="216" y="1925"/>
                                  <a:pt x="297" y="1877"/>
                                </a:cubicBezTo>
                                <a:cubicBezTo>
                                  <a:pt x="362" y="1839"/>
                                  <a:pt x="429" y="1806"/>
                                  <a:pt x="498" y="1776"/>
                                </a:cubicBezTo>
                                <a:cubicBezTo>
                                  <a:pt x="554" y="1751"/>
                                  <a:pt x="610" y="1726"/>
                                  <a:pt x="666" y="1701"/>
                                </a:cubicBezTo>
                                <a:cubicBezTo>
                                  <a:pt x="726" y="1674"/>
                                  <a:pt x="785" y="1646"/>
                                  <a:pt x="843" y="1615"/>
                                </a:cubicBezTo>
                                <a:cubicBezTo>
                                  <a:pt x="930" y="1569"/>
                                  <a:pt x="1013" y="1518"/>
                                  <a:pt x="1090" y="1457"/>
                                </a:cubicBezTo>
                                <a:cubicBezTo>
                                  <a:pt x="1125" y="1430"/>
                                  <a:pt x="1159" y="1400"/>
                                  <a:pt x="1193" y="1371"/>
                                </a:cubicBezTo>
                                <a:cubicBezTo>
                                  <a:pt x="1200" y="1365"/>
                                  <a:pt x="1227" y="1338"/>
                                  <a:pt x="1227" y="1338"/>
                                </a:cubicBezTo>
                                <a:cubicBezTo>
                                  <a:pt x="1227" y="1338"/>
                                  <a:pt x="1227" y="1338"/>
                                  <a:pt x="1227" y="1338"/>
                                </a:cubicBezTo>
                                <a:cubicBezTo>
                                  <a:pt x="1228" y="1337"/>
                                  <a:pt x="1229" y="1336"/>
                                  <a:pt x="1230" y="1335"/>
                                </a:cubicBezTo>
                                <a:cubicBezTo>
                                  <a:pt x="1230" y="1335"/>
                                  <a:pt x="1230" y="1335"/>
                                  <a:pt x="1230" y="1335"/>
                                </a:cubicBezTo>
                                <a:cubicBezTo>
                                  <a:pt x="1230" y="1335"/>
                                  <a:pt x="1232" y="1333"/>
                                  <a:pt x="1233" y="1332"/>
                                </a:cubicBezTo>
                                <a:cubicBezTo>
                                  <a:pt x="1233" y="1332"/>
                                  <a:pt x="1233" y="1332"/>
                                  <a:pt x="1233" y="1332"/>
                                </a:cubicBezTo>
                                <a:cubicBezTo>
                                  <a:pt x="1234" y="1331"/>
                                  <a:pt x="1235" y="1330"/>
                                  <a:pt x="1236" y="1329"/>
                                </a:cubicBezTo>
                                <a:cubicBezTo>
                                  <a:pt x="1236" y="1329"/>
                                  <a:pt x="1236" y="1329"/>
                                  <a:pt x="1236" y="1329"/>
                                </a:cubicBezTo>
                                <a:cubicBezTo>
                                  <a:pt x="1237" y="1328"/>
                                  <a:pt x="1238" y="1327"/>
                                  <a:pt x="1239" y="1326"/>
                                </a:cubicBezTo>
                                <a:cubicBezTo>
                                  <a:pt x="1239" y="1326"/>
                                  <a:pt x="1239" y="1326"/>
                                  <a:pt x="1239" y="1326"/>
                                </a:cubicBezTo>
                                <a:cubicBezTo>
                                  <a:pt x="1240" y="1325"/>
                                  <a:pt x="1241" y="1324"/>
                                  <a:pt x="1242" y="1323"/>
                                </a:cubicBezTo>
                                <a:cubicBezTo>
                                  <a:pt x="1242" y="1323"/>
                                  <a:pt x="1242" y="1323"/>
                                  <a:pt x="1242" y="1323"/>
                                </a:cubicBezTo>
                                <a:cubicBezTo>
                                  <a:pt x="1243" y="1322"/>
                                  <a:pt x="1244" y="1321"/>
                                  <a:pt x="1245" y="1320"/>
                                </a:cubicBezTo>
                                <a:cubicBezTo>
                                  <a:pt x="1245" y="1320"/>
                                  <a:pt x="1245" y="1320"/>
                                  <a:pt x="1245" y="1320"/>
                                </a:cubicBezTo>
                                <a:cubicBezTo>
                                  <a:pt x="1246" y="1319"/>
                                  <a:pt x="1247" y="1318"/>
                                  <a:pt x="1248" y="1317"/>
                                </a:cubicBezTo>
                                <a:cubicBezTo>
                                  <a:pt x="1248" y="1317"/>
                                  <a:pt x="1248" y="1317"/>
                                  <a:pt x="1248" y="1317"/>
                                </a:cubicBezTo>
                                <a:cubicBezTo>
                                  <a:pt x="1249" y="1316"/>
                                  <a:pt x="1269" y="1296"/>
                                  <a:pt x="1269" y="1296"/>
                                </a:cubicBezTo>
                                <a:cubicBezTo>
                                  <a:pt x="1270" y="1295"/>
                                  <a:pt x="1274" y="1291"/>
                                  <a:pt x="1275" y="1290"/>
                                </a:cubicBezTo>
                                <a:cubicBezTo>
                                  <a:pt x="1275" y="1290"/>
                                  <a:pt x="1275" y="1290"/>
                                  <a:pt x="1275" y="1290"/>
                                </a:cubicBezTo>
                                <a:cubicBezTo>
                                  <a:pt x="1276" y="1289"/>
                                  <a:pt x="1277" y="1288"/>
                                  <a:pt x="1278" y="1287"/>
                                </a:cubicBezTo>
                                <a:cubicBezTo>
                                  <a:pt x="1278" y="1287"/>
                                  <a:pt x="1278" y="1287"/>
                                  <a:pt x="1278" y="1287"/>
                                </a:cubicBezTo>
                                <a:cubicBezTo>
                                  <a:pt x="1279" y="1286"/>
                                  <a:pt x="1280" y="1285"/>
                                  <a:pt x="1281" y="1284"/>
                                </a:cubicBezTo>
                                <a:cubicBezTo>
                                  <a:pt x="1281" y="1284"/>
                                  <a:pt x="1281" y="1284"/>
                                  <a:pt x="1281" y="1284"/>
                                </a:cubicBezTo>
                                <a:cubicBezTo>
                                  <a:pt x="1282" y="1283"/>
                                  <a:pt x="1302" y="1261"/>
                                  <a:pt x="1303" y="1260"/>
                                </a:cubicBezTo>
                                <a:cubicBezTo>
                                  <a:pt x="1318" y="1244"/>
                                  <a:pt x="1337" y="1221"/>
                                  <a:pt x="1360" y="1194"/>
                                </a:cubicBezTo>
                                <a:cubicBezTo>
                                  <a:pt x="1383" y="1170"/>
                                  <a:pt x="1403" y="1143"/>
                                  <a:pt x="1423" y="1116"/>
                                </a:cubicBezTo>
                                <a:cubicBezTo>
                                  <a:pt x="1445" y="1086"/>
                                  <a:pt x="1464" y="1054"/>
                                  <a:pt x="1485" y="1023"/>
                                </a:cubicBezTo>
                                <a:cubicBezTo>
                                  <a:pt x="1518" y="972"/>
                                  <a:pt x="1548" y="920"/>
                                  <a:pt x="1573" y="866"/>
                                </a:cubicBezTo>
                                <a:cubicBezTo>
                                  <a:pt x="1600" y="810"/>
                                  <a:pt x="1617" y="766"/>
                                  <a:pt x="1625" y="742"/>
                                </a:cubicBezTo>
                                <a:cubicBezTo>
                                  <a:pt x="1696" y="548"/>
                                  <a:pt x="1715" y="358"/>
                                  <a:pt x="1719" y="317"/>
                                </a:cubicBezTo>
                                <a:cubicBezTo>
                                  <a:pt x="1727" y="235"/>
                                  <a:pt x="1731" y="127"/>
                                  <a:pt x="17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9D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C6BDC" id="Group 23" o:spid="_x0000_s1026" style="position:absolute;margin-left:-84.5pt;margin-top:-69.7pt;width:462.05pt;height:456.3pt;z-index:251681280;mso-width-relative:margin;mso-height-relative:margin" coordsize="69660,687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CnAAAAABSZ2h0bG9uZwAAA+g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FP4AAAABAAAAoAAAAGsAAAHgAADIoAAAFOIAGAAB/9j/7QAMQWRvYmVf&#10;Q00AAv/uAA5BZG9iZQBkgAAAAAH/2wCEAAwICAgJCAwJCQwRCwoLERUPDAwPFRgTExUTExgRDAwM&#10;DAwMEQwMDAwMDAwMDAwMDAwMDAwMDAwMDAwMDAwMDAwBDQsLDQ4NEA4OEBQODg4UFA4ODg4UEQwM&#10;DAwMEREMDAwMDAwRDAwMDAwMDAwMDAwMDAwMDAwMDAwMDAwMDAwMDP/AABEIAGs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PD94cGFja2V0IGVuZD0idyI/&#10;Pv/uAA5BZG9iZQBkgAAAAAH/2wCEABIODg4QDhUQEBUeExETHiMaFRUaIyIXFxcXFyIRDAwMDAwM&#10;EQwMDAwMDAwMDAwMDAwMDAwMDAwMDAwMDAwMDAwBFBMTFhkWGxcXGxQODg4UFA4ODg4UEQwMDAwM&#10;EREMDAwMDAwRDAwMDAwMDAwMDAwMDAwMDAwMDAwMDAwMDAwMDP/AABEIApwD6AMBIgACEQEDEQH/&#10;3QAEAD/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">
                <v:shape id="Picture 16" o:spid="_x0000_s1027" type="#_x0000_t75" style="position:absolute;left:212;width:53550;height:48355;visibility:visible;mso-wrap-style:square" coordsize="5355127,4836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" path="m,l4919247,r46909,77215c5214221,533860,5355127,1057165,5355127,1613380v,1779889,-1442885,3222774,-3222774,3222774c1353652,4836154,639455,4559977,82370,4100229l,4025367,,xe">
                  <v:imagedata r:id="rId10" o:title="" croptop="14516f" cropbottom="4806f" cropleft="21211f" cropright="10141f"/>
                  <v:formulas/>
                  <v:path o:extrusionok="t" o:connecttype="custom" o:connectlocs="0,0;4919089,0;4965996,77205;5354955,1613170;2132285,4835525;82367,4099696;0,4024843" o:connectangles="0,0,0,0,0,0,0"/>
                </v:shape>
                <v:shape id="Freeform 5" o:spid="_x0000_s1028" style="position:absolute;top:212;width:61976;height:68580;visibility:visible;mso-wrap-style:square;v-text-anchor:top" coordsize="1952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" path="m1677,v22,,56,,98,c1787,,1799,,1810,v41,,90,,109,c1924,,1934,,1938,v,,1,,2,c1942,,1943,,1944,v,18,,33,1,43c1946,61,1947,76,1947,86v,8,1,15,3,22c1950,140,1951,172,1951,204v-8,28,-2,57,-7,85c1952,305,1941,320,1944,336v-5,1,-6,4,-6,7c1938,369,1931,394,1929,419v-1,11,-6,22,-3,34c1925,461,1924,469,1923,477v-10,11,-9,24,-9,36c1914,513,1914,513,1914,513v-8,7,-6,16,-6,25c1908,546,1906,554,1902,561v-6,7,-7,16,-6,24c1896,585,1896,585,1896,585v-9,21,-15,42,-18,65c1878,650,1878,650,1878,650v-7,5,-6,12,-6,19c1872,669,1872,669,1872,669v-8,4,-6,12,-6,18c1866,687,1866,687,1866,687v-8,4,-5,12,-6,18c1857,718,1853,730,1848,742v-18,41,-33,83,-52,124c1770,920,1740,972,1707,1022v-20,32,-40,64,-62,94c1625,1143,1605,1169,1583,1194v-20,22,-37,45,-58,66c1524,1261,1523,1262,1522,1263v-1,1,-3,2,-4,3c1518,1266,1518,1266,1518,1266v-1,2,-2,3,-3,5c1514,1272,1513,1274,1512,1275v,,,,,c1511,1276,1510,1277,1509,1278v,,,,,c1508,1279,1507,1280,1506,1281v,,,,,c1505,1282,1504,1283,1503,1284v,,,,,c1502,1285,1501,1286,1500,1287v,,,,,c1499,1288,1498,1289,1497,1290v,,,,,c1496,1291,1495,1292,1494,1293v,,,,,c1493,1294,1492,1295,1491,1296v,,,,,c1490,1297,1489,1299,1488,1300v-5,5,-9,10,-14,14c1473,1315,1471,1316,1470,1317v,,,,,c1469,1318,1468,1319,1467,1320v,,,,,c1466,1321,1465,1322,1464,1323v,,,,,c1463,1324,1462,1325,1461,1326v,,,,,c1460,1327,1459,1328,1458,1329v,,,,,c1457,1330,1456,1331,1455,1332v,,,,,c1454,1333,1453,1334,1452,1335v,,,,,c1451,1336,1450,1337,1449,1338v,,,,,c1447,1340,1445,1343,1443,1345v-3,3,-5,5,-7,7c1431,1356,1424,1363,1415,1371v,,-53,47,-103,86c1235,1518,1152,1569,1066,1615v-58,31,-118,59,-178,86c832,1726,776,1751,720,1776v-68,30,-136,62,-200,101c438,1925,363,1982,300,2054v-29,33,-56,68,-78,106c152,2160,82,2159,11,2160,1,2160,,2157,,2148,,2032,,1916,,1800v12,2,30,4,53,6c148,1813,223,1799,273,1790v33,-6,76,-15,126,-31c403,1757,423,1748,428,1746v-13,1,-27,3,-41,5c358,1753,319,1755,273,1753v-68,-3,-119,-12,-148,-18c82,1727,41,1715,,1704v,-30,,-60,,-90c4,1615,8,1616,12,1617v29,13,60,23,91,32c237,1688,374,1704,514,1695v109,-6,216,-25,320,-58c851,1632,869,1627,884,1616v-18,5,-42,10,-70,15c798,1634,749,1643,690,1647v-104,6,-190,-4,-225,-8c332,1620,207,1580,90,1518,59,1502,30,1484,,1467v,-33,,-66,,-99c44,1397,90,1424,138,1446v41,24,85,40,129,57c412,1557,563,1587,719,1582v81,-3,161,-14,239,-36c1091,1510,1211,1449,1321,1367v84,-62,163,-131,227,-215c1664,1001,1724,829,1745,642v10,-83,10,-167,4,-251c1743,316,1733,242,1719,169,1708,112,1692,56,1677,xe" fillcolor="#63b934" stroked="f">
                  <v:path arrowok="t" o:connecttype="custom" o:connectlocs="5635625,0;6092825,0;6159500,0;6175375,136525;6191250,342900;6172200,917575;6153150,1089025;6115050,1438275;6076950,1628775;6057900,1708150;6019800,1857375;5962650,2063750;5943600,2124075;5924550,2181225;5905500,2238375;5702300,2749550;5222875,3543300;4841875,4000500;4819650,4019550;4810125,4035425;4800600,4048125;4791075,4057650;4781550,4067175;4772025,4076700;4762500,4086225;4752975,4095750;4743450,4105275;4733925,4114800;4679950,4171950;4667250,4181475;4657725,4191000;4648200,4200525;4638675,4210050;4629150,4219575;4619625,4229100;4610100,4238625;4600575,4248150;4559300,4292600;4165600,4625975;2819400,5400675;1651000,5959475;704850,6858000;0,6819900;168275,5734050;1266825,5584825;1228725,5559425;396875,5508625;0,5124450;327025,5235575;2647950,5197475;2584450,5178425;1476375,5203825;0,4657725;438150,4591050;2282825,5022850;4194175,4340225;5540375,2038350;5457825,536575" o:connectangles="0,0,0,0,0,0,0,0,0,0,0,0,0,0,0,0,0,0,0,0,0,0,0,0,0,0,0,0,0,0,0,0,0,0,0,0,0,0,0,0,0,0,0,0,0,0,0,0,0,0,0,0,0,0,0,0,0,0"/>
                </v:shape>
                <v:shape id="Freeform 6" o:spid="_x0000_s1029" style="position:absolute;left:7017;top:212;width:62643;height:68580;visibility:visible;mso-wrap-style:square;v-text-anchor:top" coordsize="1973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" path="m1721,v84,,168,,252,1c1969,270,1912,528,1796,772v-79,166,-186,314,-322,439c1383,1296,1282,1367,1182,1440v-158,116,-322,226,-485,336c558,1870,419,1966,292,2075v-32,27,-63,55,-91,85c134,2160,67,2160,,2160v22,-38,48,-73,77,-106c141,1982,216,1925,297,1877v65,-38,132,-71,201,-101c554,1751,610,1726,666,1701v60,-27,119,-55,177,-86c930,1569,1013,1518,1090,1457v35,-27,69,-57,103,-86c1200,1365,1227,1338,1227,1338v,,,,,c1228,1337,1229,1336,1230,1335v,,,,,c1230,1335,1232,1333,1233,1332v,,,,,c1234,1331,1235,1330,1236,1329v,,,,,c1237,1328,1238,1327,1239,1326v,,,,,c1240,1325,1241,1324,1242,1323v,,,,,c1243,1322,1244,1321,1245,1320v,,,,,c1246,1319,1247,1318,1248,1317v,,,,,c1249,1316,1269,1296,1269,1296v1,-1,5,-5,6,-6c1275,1290,1275,1290,1275,1290v1,-1,2,-2,3,-3c1278,1287,1278,1287,1278,1287v1,-1,2,-2,3,-3c1281,1284,1281,1284,1281,1284v1,-1,21,-23,22,-24c1318,1244,1337,1221,1360,1194v23,-24,43,-51,63,-78c1445,1086,1464,1054,1485,1023v33,-51,63,-103,88,-157c1600,810,1617,766,1625,742v71,-194,90,-384,94,-425c1727,235,1731,127,1721,xe" fillcolor="#0089d3" stroked="f">
                  <v:path arrowok="t" o:connecttype="custom" o:connectlocs="5464175,0;6264275,3175;5702300,2451100;4679950,3844925;3752850,4572000;2212975,5638800;927100,6588125;638175,6858000;0,6858000;244475,6521450;942975,5959475;1581150,5638800;2114550,5400675;2676525,5127625;3460750,4625975;3787775,4352925;3895725,4248150;3895725,4248150;3905250,4238625;3905250,4238625;3914775,4229100;3914775,4229100;3924300,4219575;3924300,4219575;3933825,4210050;3933825,4210050;3943350,4200525;3943350,4200525;3952875,4191000;3952875,4191000;3962400,4181475;3962400,4181475;4029075,4114800;4048125,4095750;4048125,4095750;4057650,4086225;4057650,4086225;4067175,4076700;4067175,4076700;4137025,4000500;4318000,3790950;4518025,3543300;4714875,3248025;4994275,2749550;5159375,2355850;5457825,1006475;5464175,0" o:connectangles="0,0,0,0,0,0,0,0,0,0,0,0,0,0,0,0,0,0,0,0,0,0,0,0,0,0,0,0,0,0,0,0,0,0,0,0,0,0,0,0,0,0,0,0,0,0,0"/>
                </v:shape>
              </v:group>
            </w:pict>
          </mc:Fallback>
        </mc:AlternateContent>
      </w:r>
    </w:p>
    <w:p w14:paraId="063D98A9" w14:textId="108C6CB8" w:rsidR="00CB561C" w:rsidRPr="00FB6112" w:rsidRDefault="00CB561C" w:rsidP="00CB561C">
      <w:pPr>
        <w:jc w:val="center"/>
        <w:rPr>
          <w:rFonts w:cs="Calibri"/>
        </w:rPr>
      </w:pPr>
    </w:p>
    <w:p w14:paraId="04164D7C" w14:textId="4A3196F1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112D38A8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6AD5F075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5CB29EF6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623CC309" w:rsidR="002C54DE" w:rsidRDefault="002C54DE" w:rsidP="002C54DE">
      <w:pPr>
        <w:jc w:val="center"/>
        <w:rPr>
          <w:rFonts w:cs="Calibri"/>
        </w:rPr>
      </w:pPr>
    </w:p>
    <w:p w14:paraId="7C96E435" w14:textId="4838F92E" w:rsidR="002C54DE" w:rsidRDefault="002C54DE" w:rsidP="002C54DE">
      <w:pPr>
        <w:jc w:val="center"/>
        <w:rPr>
          <w:rFonts w:cs="Calibri"/>
        </w:rPr>
      </w:pPr>
    </w:p>
    <w:p w14:paraId="43BDBA24" w14:textId="408E7D4F" w:rsidR="002C54DE" w:rsidRDefault="002C54DE" w:rsidP="002C54DE">
      <w:pPr>
        <w:jc w:val="center"/>
        <w:rPr>
          <w:rFonts w:cs="Calibri"/>
        </w:rPr>
      </w:pPr>
    </w:p>
    <w:p w14:paraId="609ADEB4" w14:textId="57F41110" w:rsidR="002C54DE" w:rsidRDefault="002C54DE" w:rsidP="002C54DE">
      <w:pPr>
        <w:jc w:val="center"/>
        <w:rPr>
          <w:rFonts w:cs="Calibri"/>
        </w:rPr>
      </w:pPr>
    </w:p>
    <w:p w14:paraId="305E8140" w14:textId="70499383" w:rsidR="002C54DE" w:rsidRDefault="006920C1" w:rsidP="002C54DE">
      <w:pPr>
        <w:jc w:val="center"/>
        <w:rPr>
          <w:rFonts w:cs="Calibr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48A462F9" wp14:editId="117D266A">
                <wp:simplePos x="0" y="0"/>
                <wp:positionH relativeFrom="margin">
                  <wp:posOffset>2767368</wp:posOffset>
                </wp:positionH>
                <wp:positionV relativeFrom="margin">
                  <wp:posOffset>2757805</wp:posOffset>
                </wp:positionV>
                <wp:extent cx="2934335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5CC8CF68" w:rsidR="005F61BE" w:rsidRPr="006920C1" w:rsidRDefault="005F61BE" w:rsidP="006920C1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</w:pPr>
                            <w:r w:rsidRPr="006920C1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Aithent Word Template - 202</w:t>
                            </w:r>
                            <w:r w:rsidR="008D45D6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217.9pt;margin-top:217.15pt;width:231.05pt;height:54.8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" filled="f" stroked="f">
                <v:textbox style="mso-fit-shape-to-text:t">
                  <w:txbxContent>
                    <w:p w14:paraId="0051ED37" w14:textId="5CC8CF68" w:rsidR="005F61BE" w:rsidRPr="006920C1" w:rsidRDefault="005F61BE" w:rsidP="006920C1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</w:pPr>
                      <w:r w:rsidRPr="006920C1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Aithent Word Template - 202</w:t>
                      </w:r>
                      <w:r w:rsidR="008D45D6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4913045" w14:textId="52AA74A4" w:rsidR="002C54DE" w:rsidRDefault="002C54DE" w:rsidP="002C54DE">
      <w:pPr>
        <w:jc w:val="center"/>
        <w:rPr>
          <w:rFonts w:cs="Calibri"/>
        </w:rPr>
      </w:pPr>
    </w:p>
    <w:p w14:paraId="40F58D80" w14:textId="5313708D" w:rsidR="002C54DE" w:rsidRDefault="002C54DE" w:rsidP="002C54DE">
      <w:pPr>
        <w:jc w:val="center"/>
        <w:rPr>
          <w:rFonts w:cs="Calibri"/>
        </w:rPr>
      </w:pPr>
    </w:p>
    <w:p w14:paraId="27423773" w14:textId="4F42316E" w:rsidR="002C54DE" w:rsidRDefault="002C54DE" w:rsidP="002C54DE">
      <w:pPr>
        <w:jc w:val="center"/>
        <w:rPr>
          <w:rFonts w:cs="Calibri"/>
        </w:rPr>
      </w:pPr>
    </w:p>
    <w:p w14:paraId="32560959" w14:textId="7867161D" w:rsidR="002C54DE" w:rsidRPr="00FB6112" w:rsidRDefault="002C54DE" w:rsidP="002C54DE">
      <w:pPr>
        <w:jc w:val="center"/>
        <w:rPr>
          <w:rFonts w:cs="Calibri"/>
        </w:rPr>
      </w:pPr>
    </w:p>
    <w:p w14:paraId="29B17B9E" w14:textId="06ED372A" w:rsidR="002C54DE" w:rsidRDefault="002C54DE" w:rsidP="002C54DE">
      <w:pPr>
        <w:jc w:val="center"/>
        <w:rPr>
          <w:color w:val="262626"/>
        </w:rPr>
      </w:pPr>
    </w:p>
    <w:p w14:paraId="18E01F89" w14:textId="0DCD770D" w:rsidR="002C54DE" w:rsidRDefault="002C54DE" w:rsidP="00AA3C4A">
      <w:pPr>
        <w:rPr>
          <w:color w:val="262626"/>
        </w:rPr>
      </w:pPr>
    </w:p>
    <w:p w14:paraId="69269B04" w14:textId="5A7A73CD" w:rsidR="000E7DBC" w:rsidRDefault="000E7DBC" w:rsidP="000E7DBC">
      <w:pPr>
        <w:rPr>
          <w:color w:val="404040"/>
        </w:rPr>
      </w:pPr>
    </w:p>
    <w:p w14:paraId="0915D6E7" w14:textId="5804E013" w:rsidR="000E7DBC" w:rsidRDefault="000E7DBC" w:rsidP="000E7DBC">
      <w:pPr>
        <w:rPr>
          <w:color w:val="404040"/>
        </w:rPr>
      </w:pPr>
    </w:p>
    <w:p w14:paraId="6AF438B1" w14:textId="43302FDF" w:rsidR="00CB561C" w:rsidRPr="00D46E9D" w:rsidRDefault="00E47278" w:rsidP="00D46E9D">
      <w:pPr>
        <w:ind w:left="0"/>
        <w:rPr>
          <w:color w:val="404040"/>
        </w:rPr>
        <w:sectPr w:rsidR="00CB561C" w:rsidRPr="00D46E9D" w:rsidSect="00E47278">
          <w:headerReference w:type="default" r:id="rId11"/>
          <w:pgSz w:w="12242" w:h="15842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8221BDA" wp14:editId="471E83D0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591175" cy="494665"/>
                <wp:effectExtent l="0" t="0" r="0" b="0"/>
                <wp:wrapThrough wrapText="bothSides">
                  <wp:wrapPolygon edited="0">
                    <wp:start x="147" y="0"/>
                    <wp:lineTo x="147" y="21372"/>
                    <wp:lineTo x="21342" y="21372"/>
                    <wp:lineTo x="21342" y="0"/>
                    <wp:lineTo x="147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5FBA4F9F" w:rsidR="005F61BE" w:rsidRPr="00C203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19 Fulton Street, Suite 408</w:t>
                            </w:r>
                            <w:r w:rsidR="00EE0C0E"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New York, NY 10038</w:t>
                            </w:r>
                          </w:p>
                          <w:p w14:paraId="2F89A775" w14:textId="7E6201C7" w:rsidR="005F61BE" w:rsidRDefault="00E9216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  <w:hyperlink r:id="rId12" w:history="1">
                              <w:r w:rsidR="00E47278" w:rsidRPr="00E47278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www.aithent.com</w:t>
                              </w:r>
                            </w:hyperlink>
                          </w:p>
                          <w:p w14:paraId="6F20B8A4" w14:textId="10EB3A5D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2B2ABA0F" w14:textId="213094BD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5FC6CE7B" w14:textId="68EC2AE2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47361703" w14:textId="011DB20C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6B4435AC" w14:textId="32CBF3FC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3D6768E7" w14:textId="77777777" w:rsidR="00E47278" w:rsidRPr="00E44B6F" w:rsidRDefault="00E47278" w:rsidP="00E47278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4B6F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contains proprietary information of Aithent and is tendered subject to the condition that the information be retained in confidence.</w:t>
                            </w:r>
                          </w:p>
                          <w:p w14:paraId="555BCA29" w14:textId="77777777" w:rsidR="00E47278" w:rsidRPr="00C203C3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7" type="#_x0000_t202" style="position:absolute;margin-left:0;margin-top:0;width:440.25pt;height:38.95pt;z-index:2516761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" filled="f" stroked="f">
                <v:textbox style="mso-fit-shape-to-text:t">
                  <w:txbxContent>
                    <w:p w14:paraId="46791E3B" w14:textId="5FBA4F9F" w:rsidR="005F61BE" w:rsidRPr="00C203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19 Fulton Street, Suite 408</w:t>
                      </w:r>
                      <w:r w:rsidR="00EE0C0E"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 xml:space="preserve">, </w:t>
                      </w: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New York, NY 10038</w:t>
                      </w:r>
                    </w:p>
                    <w:p w14:paraId="2F89A775" w14:textId="7E6201C7" w:rsidR="005F61BE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  <w:hyperlink r:id="rId13" w:history="1">
                        <w:r w:rsidRPr="00E47278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www.aithent.com</w:t>
                        </w:r>
                      </w:hyperlink>
                    </w:p>
                    <w:p w14:paraId="6F20B8A4" w14:textId="10EB3A5D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2B2ABA0F" w14:textId="213094BD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5FC6CE7B" w14:textId="68EC2AE2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47361703" w14:textId="011DB20C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6B4435AC" w14:textId="32CBF3FC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3D6768E7" w14:textId="77777777" w:rsidR="00E47278" w:rsidRPr="00E44B6F" w:rsidRDefault="00E47278" w:rsidP="00E47278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4B6F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This document contains proprietary information of Aithent and is tendered subject to the condition that the information be retained in confidence.</w:t>
                      </w:r>
                    </w:p>
                    <w:p w14:paraId="555BCA29" w14:textId="77777777" w:rsidR="00E47278" w:rsidRPr="00C203C3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0E7EBA">
        <w:rPr>
          <w:noProof/>
        </w:rPr>
        <mc:AlternateContent>
          <mc:Choice Requires="wps">
            <w:drawing>
              <wp:anchor distT="0" distB="0" distL="114300" distR="114300" simplePos="0" relativeHeight="251647487" behindDoc="0" locked="0" layoutInCell="1" allowOverlap="1" wp14:anchorId="1F926494" wp14:editId="2AA96291">
                <wp:simplePos x="0" y="0"/>
                <wp:positionH relativeFrom="column">
                  <wp:posOffset>-476250</wp:posOffset>
                </wp:positionH>
                <wp:positionV relativeFrom="paragraph">
                  <wp:posOffset>415925</wp:posOffset>
                </wp:positionV>
                <wp:extent cx="7808595" cy="7153275"/>
                <wp:effectExtent l="0" t="0" r="1905" b="95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7153275"/>
                        </a:xfrm>
                        <a:prstGeom prst="rect">
                          <a:avLst/>
                        </a:prstGeom>
                        <a:solidFill>
                          <a:srgbClr val="0089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AD331" id="Rectangle 25" o:spid="_x0000_s1026" style="position:absolute;margin-left:-37.5pt;margin-top:32.75pt;width:614.85pt;height:563.25pt;z-index:2516474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" fillcolor="#0089d3" stroked="f" strokeweight="1pt"/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1757C5F0" w14:textId="688251FF" w:rsidR="00CF221F" w:rsidRPr="003851C1" w:rsidRDefault="00CF221F">
      <w:pPr>
        <w:pStyle w:val="TOC1"/>
        <w:rPr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9908432" w:history="1">
        <w:r w:rsidRPr="00735957">
          <w:rPr>
            <w:rStyle w:val="Hyperlink"/>
            <w:noProof/>
          </w:rPr>
          <w:t>1</w:t>
        </w:r>
        <w:r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Pr="0073595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_Toc29908432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1549E" w14:textId="6A56C617" w:rsidR="00CF221F" w:rsidRPr="003851C1" w:rsidRDefault="00E9216E">
      <w:pPr>
        <w:pStyle w:val="TOC2"/>
        <w:tabs>
          <w:tab w:val="left" w:pos="78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3" w:history="1">
        <w:r w:rsidR="00CF221F" w:rsidRPr="00735957">
          <w:rPr>
            <w:rStyle w:val="Hyperlink"/>
            <w:noProof/>
          </w:rPr>
          <w:t>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Purpose of this document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_Toc29908433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5427EF5D" w14:textId="73766A29" w:rsidR="00CF221F" w:rsidRPr="003851C1" w:rsidRDefault="00E9216E">
      <w:pPr>
        <w:pStyle w:val="TOC3"/>
        <w:tabs>
          <w:tab w:val="left" w:pos="132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4" w:history="1">
        <w:r w:rsidR="00CF221F" w:rsidRPr="00735957">
          <w:rPr>
            <w:rStyle w:val="Hyperlink"/>
            <w:noProof/>
          </w:rPr>
          <w:t>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Third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_Toc29908434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B16A4F2" w14:textId="24614D2C" w:rsidR="00CF221F" w:rsidRPr="003851C1" w:rsidRDefault="00E9216E">
      <w:pPr>
        <w:pStyle w:val="TOC4"/>
        <w:tabs>
          <w:tab w:val="left" w:pos="176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5" w:history="1">
        <w:r w:rsidR="00CF221F" w:rsidRPr="00735957">
          <w:rPr>
            <w:rStyle w:val="Hyperlink"/>
            <w:noProof/>
          </w:rPr>
          <w:t>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Fourth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_Toc29908435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4EC28971" w14:textId="60A58248" w:rsidR="00CF221F" w:rsidRPr="003851C1" w:rsidRDefault="00E9216E">
      <w:pPr>
        <w:pStyle w:val="TOC5"/>
        <w:tabs>
          <w:tab w:val="left" w:pos="2181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6" w:history="1">
        <w:r w:rsidR="00CF221F" w:rsidRPr="00735957">
          <w:rPr>
            <w:rStyle w:val="Hyperlink"/>
            <w:noProof/>
          </w:rPr>
          <w:t>1.1.1.1.1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Fifth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_Toc29908436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81F905D" w14:textId="5843756E" w:rsidR="00022D79" w:rsidRDefault="00CF221F">
      <w:r>
        <w:fldChar w:fldCharType="end"/>
      </w:r>
    </w:p>
    <w:p w14:paraId="0DF2113C" w14:textId="20074954" w:rsidR="00311CCF" w:rsidRDefault="00311CCF">
      <w:pPr>
        <w:ind w:left="0"/>
      </w:pPr>
      <w:r>
        <w:br w:type="page"/>
      </w:r>
    </w:p>
    <w:p w14:paraId="056777C0" w14:textId="0D6398C6" w:rsidR="00AB7AF6" w:rsidRDefault="00084128" w:rsidP="00311CCF">
      <w:pPr>
        <w:pStyle w:val="Heading1"/>
      </w:pPr>
      <w:bookmarkStart w:id="0" w:name="_Toc29908432"/>
      <w:r w:rsidRPr="00D31DF8">
        <w:lastRenderedPageBreak/>
        <w:t>Introduction</w:t>
      </w:r>
      <w:bookmarkEnd w:id="0"/>
    </w:p>
    <w:p w14:paraId="6D69A503" w14:textId="77777777" w:rsidR="00084128" w:rsidRDefault="00084128" w:rsidP="00084128">
      <w:pPr>
        <w:pStyle w:val="Heading2"/>
      </w:pPr>
      <w:bookmarkStart w:id="1" w:name="_Toc29908433"/>
      <w:r>
        <w:t>Purpose of this document</w:t>
      </w:r>
      <w:bookmarkEnd w:id="1"/>
    </w:p>
    <w:p w14:paraId="08EC6100" w14:textId="77777777" w:rsidR="003F3757" w:rsidRDefault="0031161B" w:rsidP="004845D0">
      <w:r w:rsidRPr="0031161B">
        <w:t>The purpose of this document is to define standard</w:t>
      </w:r>
      <w:r w:rsidR="00435E35">
        <w:t xml:space="preserve"> template</w:t>
      </w:r>
      <w:r w:rsidR="000D3EC9">
        <w:t xml:space="preserve"> for</w:t>
      </w:r>
      <w:r w:rsidR="00435E35">
        <w:t xml:space="preserve"> word document </w:t>
      </w:r>
      <w:r w:rsidRPr="0031161B">
        <w:t xml:space="preserve">to maintain the consistency across the organization </w:t>
      </w:r>
    </w:p>
    <w:p w14:paraId="6F51E8AE" w14:textId="77777777" w:rsidR="004845D0" w:rsidRDefault="004845D0" w:rsidP="004845D0"/>
    <w:p w14:paraId="34585771" w14:textId="77777777" w:rsidR="004845D0" w:rsidRDefault="004845D0" w:rsidP="001954D3">
      <w:pPr>
        <w:pStyle w:val="Heading3"/>
      </w:pPr>
      <w:bookmarkStart w:id="2" w:name="_Toc29908434"/>
      <w:r>
        <w:t>Third level heading</w:t>
      </w:r>
      <w:bookmarkEnd w:id="2"/>
    </w:p>
    <w:p w14:paraId="3C1F6A2F" w14:textId="77777777" w:rsidR="004845D0" w:rsidRDefault="004845D0" w:rsidP="001954D3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1C3968A4" w14:textId="77777777" w:rsidR="004845D0" w:rsidRDefault="004845D0" w:rsidP="004845D0"/>
    <w:p w14:paraId="61700DB4" w14:textId="77777777" w:rsidR="004845D0" w:rsidRDefault="004845D0" w:rsidP="00CF221F">
      <w:pPr>
        <w:pStyle w:val="Heading4"/>
      </w:pPr>
      <w:bookmarkStart w:id="3" w:name="_Toc29908435"/>
      <w:r>
        <w:t>Fourth level heading</w:t>
      </w:r>
      <w:bookmarkEnd w:id="3"/>
    </w:p>
    <w:p w14:paraId="22CAA016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26C42D5" w14:textId="77777777" w:rsidR="004845D0" w:rsidRDefault="004845D0" w:rsidP="00CF221F">
      <w:pPr>
        <w:pStyle w:val="Heading5"/>
      </w:pPr>
      <w:bookmarkStart w:id="4" w:name="_Toc29908436"/>
      <w:r>
        <w:t>Fifth level heading</w:t>
      </w:r>
      <w:bookmarkEnd w:id="4"/>
    </w:p>
    <w:p w14:paraId="1E4CD33A" w14:textId="6BFB172E" w:rsidR="00CE1712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0F7B78A7" w14:textId="727380C3" w:rsidR="004845D0" w:rsidRPr="003F3757" w:rsidRDefault="004845D0" w:rsidP="001640E2">
      <w:pPr>
        <w:ind w:left="0"/>
      </w:pPr>
    </w:p>
    <w:sectPr w:rsidR="004845D0" w:rsidRPr="003F3757" w:rsidSect="00E47278">
      <w:headerReference w:type="default" r:id="rId14"/>
      <w:footerReference w:type="default" r:id="rId15"/>
      <w:pgSz w:w="12242" w:h="15842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AEEB0" w14:textId="77777777" w:rsidR="00E9216E" w:rsidRDefault="00E9216E" w:rsidP="00631A31">
      <w:r>
        <w:separator/>
      </w:r>
    </w:p>
  </w:endnote>
  <w:endnote w:type="continuationSeparator" w:id="0">
    <w:p w14:paraId="42D6C0DA" w14:textId="77777777" w:rsidR="00E9216E" w:rsidRDefault="00E9216E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4582982B" w:rsidR="00CB561C" w:rsidRPr="0031161B" w:rsidRDefault="000F026E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3AA9363E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0F026E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0089D3"/>
                              <w:spacing w:val="60"/>
                              <w:sz w:val="18"/>
                              <w:szCs w:val="18"/>
                            </w:rPr>
                          </w:pPr>
                          <w:r w:rsidRPr="000F026E"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  <w:t>Aithent Inc. - Confidential</w:t>
                          </w:r>
                        </w:p>
                        <w:p w14:paraId="37B30476" w14:textId="77777777" w:rsidR="00994897" w:rsidRPr="000F026E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0F026E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8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u6Efpd8AAAAHAQAADwAAAAAAAAAAAAAAAAA0BAAAZHJzL2Rvd25yZXYueG1sUEsFBgAAAAAE&#10;AAQA8wAAAEAFAAAAAA==&#10;" o:allowincell="f" filled="f" fillcolor="#d8d5e3" stroked="f" strokecolor="#943634">
              <v:textbox>
                <w:txbxContent>
                  <w:p w14:paraId="4E7D4AFF" w14:textId="77777777" w:rsidR="00994897" w:rsidRPr="000F026E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0089D3"/>
                        <w:spacing w:val="60"/>
                        <w:sz w:val="18"/>
                        <w:szCs w:val="18"/>
                      </w:rPr>
                    </w:pPr>
                    <w:r w:rsidRPr="000F026E"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  <w:t>Aithent Inc. - Confidential</w:t>
                    </w:r>
                  </w:p>
                  <w:p w14:paraId="37B30476" w14:textId="77777777" w:rsidR="00994897" w:rsidRPr="000F026E" w:rsidRDefault="00994897" w:rsidP="00994897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  <w:p w14:paraId="5012D895" w14:textId="77777777" w:rsidR="0031161B" w:rsidRPr="000F026E" w:rsidRDefault="0031161B" w:rsidP="0031161B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0F36A8">
      <w:rPr>
        <w:noProof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5BE93F67" wp14:editId="659047CE">
              <wp:simplePos x="0" y="0"/>
              <wp:positionH relativeFrom="page">
                <wp:posOffset>0</wp:posOffset>
              </wp:positionH>
              <wp:positionV relativeFrom="paragraph">
                <wp:posOffset>269845</wp:posOffset>
              </wp:positionV>
              <wp:extent cx="7775575" cy="45719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45719"/>
                      </a:xfrm>
                      <a:prstGeom prst="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5C2B9C" id="Rectangle 4" o:spid="_x0000_s1026" style="position:absolute;margin-left:0;margin-top:21.25pt;width:612.25pt;height:3.6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" fillcolor="#0089d3" stroked="f" strokeweight="1pt">
              <w10:wrap anchorx="page"/>
            </v:rect>
          </w:pict>
        </mc:Fallback>
      </mc:AlternateContent>
    </w:r>
    <w:r w:rsidR="006920C1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36C11456">
              <wp:simplePos x="0" y="0"/>
              <wp:positionH relativeFrom="page">
                <wp:posOffset>6388100</wp:posOffset>
              </wp:positionH>
              <wp:positionV relativeFrom="paragraph">
                <wp:posOffset>337658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0F026E" w:rsidRDefault="00F655D4" w:rsidP="00F655D4">
                          <w:pPr>
                            <w:pStyle w:val="Footer"/>
                            <w:jc w:val="right"/>
                            <w:rPr>
                              <w:color w:val="0089D3"/>
                              <w:sz w:val="20"/>
                              <w:szCs w:val="20"/>
                            </w:rPr>
                          </w:pP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F026E">
                            <w:rPr>
                              <w:noProof/>
                              <w:color w:val="0089D3"/>
                              <w:sz w:val="20"/>
                              <w:szCs w:val="20"/>
                            </w:rPr>
                            <w:t>1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29" style="position:absolute;left:0;text-align:left;margin-left:503pt;margin-top:26.6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CAXW9F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0F026E" w:rsidRDefault="00F655D4" w:rsidP="00F655D4">
                    <w:pPr>
                      <w:pStyle w:val="Footer"/>
                      <w:jc w:val="right"/>
                      <w:rPr>
                        <w:color w:val="0089D3"/>
                        <w:sz w:val="20"/>
                        <w:szCs w:val="20"/>
                      </w:rPr>
                    </w:pPr>
                    <w:r w:rsidRPr="000F026E">
                      <w:rPr>
                        <w:color w:val="0089D3"/>
                        <w:sz w:val="20"/>
                        <w:szCs w:val="20"/>
                      </w:rPr>
                      <w:t xml:space="preserve">Page 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begin"/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separate"/>
                    </w:r>
                    <w:r w:rsidRPr="000F026E">
                      <w:rPr>
                        <w:noProof/>
                        <w:color w:val="0089D3"/>
                        <w:sz w:val="20"/>
                        <w:szCs w:val="20"/>
                      </w:rPr>
                      <w:t>1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10B906D5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4DEA1C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0D9FF" w14:textId="77777777" w:rsidR="00E9216E" w:rsidRDefault="00E9216E" w:rsidP="00631A31">
      <w:r>
        <w:separator/>
      </w:r>
    </w:p>
  </w:footnote>
  <w:footnote w:type="continuationSeparator" w:id="0">
    <w:p w14:paraId="7E5C2EF1" w14:textId="77777777" w:rsidR="00E9216E" w:rsidRDefault="00E9216E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6B6D80F3" w:rsidR="00A2675C" w:rsidRPr="0031161B" w:rsidRDefault="000F36A8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69224AB" wp14:editId="64D4B473">
              <wp:simplePos x="0" y="0"/>
              <wp:positionH relativeFrom="column">
                <wp:posOffset>-914400</wp:posOffset>
              </wp:positionH>
              <wp:positionV relativeFrom="paragraph">
                <wp:posOffset>-447513</wp:posOffset>
              </wp:positionV>
              <wp:extent cx="6659880" cy="143510"/>
              <wp:effectExtent l="0" t="0" r="7620" b="8890"/>
              <wp:wrapThrough wrapText="bothSides">
                <wp:wrapPolygon edited="0">
                  <wp:start x="0" y="0"/>
                  <wp:lineTo x="0" y="20071"/>
                  <wp:lineTo x="21563" y="20071"/>
                  <wp:lineTo x="21563" y="0"/>
                  <wp:lineTo x="0" y="0"/>
                </wp:wrapPolygon>
              </wp:wrapThrough>
              <wp:docPr id="6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43510"/>
                      </a:xfrm>
                      <a:prstGeom prst="round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2ACA08" id="Rectangle: Rounded Corners 6" o:spid="_x0000_s1026" style="position:absolute;margin-left:-1in;margin-top:-35.25pt;width:524.4pt;height:1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" fillcolor="#0089d3" stroked="f" strokeweight="1pt">
              <v:stroke joinstyle="miter"/>
              <w10:wrap type="through"/>
            </v:roundrect>
          </w:pict>
        </mc:Fallback>
      </mc:AlternateContent>
    </w:r>
    <w:ins w:id="5" w:author="Shivakumar M." w:date="2024-01-16T15:10:00Z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6775A5" wp14:editId="154A106B">
                <wp:simplePos x="0" y="0"/>
                <wp:positionH relativeFrom="column">
                  <wp:posOffset>-910590</wp:posOffset>
                </wp:positionH>
                <wp:positionV relativeFrom="paragraph">
                  <wp:posOffset>-262093</wp:posOffset>
                </wp:positionV>
                <wp:extent cx="6659880" cy="143510"/>
                <wp:effectExtent l="0" t="0" r="7620" b="8890"/>
                <wp:wrapThrough wrapText="bothSides">
                  <wp:wrapPolygon edited="0">
                    <wp:start x="0" y="0"/>
                    <wp:lineTo x="0" y="20071"/>
                    <wp:lineTo x="21563" y="20071"/>
                    <wp:lineTo x="21563" y="0"/>
                    <wp:lineTo x="0" y="0"/>
                  </wp:wrapPolygon>
                </wp:wrapThrough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143510"/>
                        </a:xfrm>
                        <a:prstGeom prst="roundRect">
                          <a:avLst/>
                        </a:prstGeom>
                        <a:solidFill>
                          <a:srgbClr val="63B9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24491" id="Rectangle: Rounded Corners 29" o:spid="_x0000_s1026" style="position:absolute;margin-left:-71.7pt;margin-top:-20.65pt;width:524.4pt;height:1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" fillcolor="#63b934" stroked="f" strokeweight="1pt">
                <v:stroke joinstyle="miter"/>
                <w10:wrap type="through"/>
              </v:roundrect>
            </w:pict>
          </mc:Fallback>
        </mc:AlternateContent>
      </w:r>
    </w:ins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1FE51C37">
          <wp:simplePos x="0" y="0"/>
          <wp:positionH relativeFrom="column">
            <wp:posOffset>5813263</wp:posOffset>
          </wp:positionH>
          <wp:positionV relativeFrom="paragraph">
            <wp:posOffset>-422275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0" type="#_x0000_t75" style="width:9pt;height:9pt" o:bullet="t">
        <v:imagedata r:id="rId1" o:title="BD14532_"/>
      </v:shape>
    </w:pict>
  </w:numPicBullet>
  <w:numPicBullet w:numPicBulletId="1">
    <w:pict>
      <v:shape w14:anchorId="38221BDA" id="_x0000_i1651" type="#_x0000_t75" style="width:9pt;height:9pt" o:bullet="t">
        <v:imagedata r:id="rId2" o:title="j0115867"/>
      </v:shape>
    </w:pict>
  </w:numPicBullet>
  <w:numPicBullet w:numPicBulletId="2">
    <w:pict>
      <v:shape w14:anchorId="1F926494" id="_x0000_i1652" type="#_x0000_t75" style="width:12pt;height:8.25pt" o:bullet="t">
        <v:imagedata r:id="rId3" o:title="arrow"/>
      </v:shape>
    </w:pict>
  </w:numPicBullet>
  <w:numPicBullet w:numPicBulletId="3">
    <w:pict>
      <v:shape id="_x0000_i1653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kumar M.">
    <w15:presenceInfo w15:providerId="AD" w15:userId="S::mshivakumar@chn.aithent.com::7316d590-9723-4bce-80c8-88921c4081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E7EBA"/>
    <w:rsid w:val="000F026E"/>
    <w:rsid w:val="000F36A8"/>
    <w:rsid w:val="000F46E6"/>
    <w:rsid w:val="000F470A"/>
    <w:rsid w:val="00102B4A"/>
    <w:rsid w:val="00103F10"/>
    <w:rsid w:val="00105A5A"/>
    <w:rsid w:val="0010711B"/>
    <w:rsid w:val="00110B1D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1BE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9228F"/>
    <w:rsid w:val="00296F41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0A7"/>
    <w:rsid w:val="002F0900"/>
    <w:rsid w:val="002F1BD8"/>
    <w:rsid w:val="002F30D2"/>
    <w:rsid w:val="002F75E1"/>
    <w:rsid w:val="00301F19"/>
    <w:rsid w:val="0031161B"/>
    <w:rsid w:val="00311CCF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336C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0C1"/>
    <w:rsid w:val="00692192"/>
    <w:rsid w:val="006A031A"/>
    <w:rsid w:val="006A0487"/>
    <w:rsid w:val="006A516A"/>
    <w:rsid w:val="006B11C3"/>
    <w:rsid w:val="006C177B"/>
    <w:rsid w:val="006C49D7"/>
    <w:rsid w:val="006D09FC"/>
    <w:rsid w:val="006D0AB5"/>
    <w:rsid w:val="006D14FE"/>
    <w:rsid w:val="006D4D84"/>
    <w:rsid w:val="006E0CCE"/>
    <w:rsid w:val="006E5388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A74BE"/>
    <w:rsid w:val="007B2E30"/>
    <w:rsid w:val="007C3A19"/>
    <w:rsid w:val="007C47B9"/>
    <w:rsid w:val="007C5807"/>
    <w:rsid w:val="007D057F"/>
    <w:rsid w:val="007D6E62"/>
    <w:rsid w:val="007D7D07"/>
    <w:rsid w:val="007F0921"/>
    <w:rsid w:val="007F0A53"/>
    <w:rsid w:val="007F7AE0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37C1"/>
    <w:rsid w:val="00894EAC"/>
    <w:rsid w:val="008A1564"/>
    <w:rsid w:val="008B1A43"/>
    <w:rsid w:val="008C1F37"/>
    <w:rsid w:val="008C4BF6"/>
    <w:rsid w:val="008C58C2"/>
    <w:rsid w:val="008D45D6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50EF8"/>
    <w:rsid w:val="0096026F"/>
    <w:rsid w:val="00963012"/>
    <w:rsid w:val="00974AA1"/>
    <w:rsid w:val="00975466"/>
    <w:rsid w:val="0098181D"/>
    <w:rsid w:val="0098395C"/>
    <w:rsid w:val="009903D1"/>
    <w:rsid w:val="00994897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A3C4A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E61E3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3C3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273B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16326"/>
    <w:rsid w:val="00E21C02"/>
    <w:rsid w:val="00E23CE8"/>
    <w:rsid w:val="00E24109"/>
    <w:rsid w:val="00E24721"/>
    <w:rsid w:val="00E24FD6"/>
    <w:rsid w:val="00E3190B"/>
    <w:rsid w:val="00E31C74"/>
    <w:rsid w:val="00E43DAF"/>
    <w:rsid w:val="00E440F5"/>
    <w:rsid w:val="00E4490C"/>
    <w:rsid w:val="00E44B6F"/>
    <w:rsid w:val="00E47278"/>
    <w:rsid w:val="00E643B3"/>
    <w:rsid w:val="00E648BD"/>
    <w:rsid w:val="00E67693"/>
    <w:rsid w:val="00E70432"/>
    <w:rsid w:val="00E7139C"/>
    <w:rsid w:val="00E72E12"/>
    <w:rsid w:val="00E75E82"/>
    <w:rsid w:val="00E76B48"/>
    <w:rsid w:val="00E9216E"/>
    <w:rsid w:val="00E94504"/>
    <w:rsid w:val="00E94596"/>
    <w:rsid w:val="00EA15D2"/>
    <w:rsid w:val="00EA52DA"/>
    <w:rsid w:val="00EA6E02"/>
    <w:rsid w:val="00EC3C07"/>
    <w:rsid w:val="00ED4538"/>
    <w:rsid w:val="00ED7287"/>
    <w:rsid w:val="00EE0C0E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61085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3D0E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www.aithen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6.jp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165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44</cp:revision>
  <cp:lastPrinted>2021-12-29T14:30:00Z</cp:lastPrinted>
  <dcterms:created xsi:type="dcterms:W3CDTF">2021-12-29T14:32:00Z</dcterms:created>
  <dcterms:modified xsi:type="dcterms:W3CDTF">2024-01-16T11:21:00Z</dcterms:modified>
</cp:coreProperties>
</file>