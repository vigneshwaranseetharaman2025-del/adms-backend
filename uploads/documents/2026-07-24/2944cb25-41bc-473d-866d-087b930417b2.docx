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E026CE" w14:textId="76337B20" w:rsidR="004C3344" w:rsidRDefault="006920C1" w:rsidP="00CB561C">
      <w:pPr>
        <w:rPr>
          <w:rFonts w:cs="Calibri"/>
        </w:rPr>
      </w:pPr>
      <w:r>
        <w:rPr>
          <w:rFonts w:cs="Calibri"/>
          <w:noProof/>
        </w:rPr>
        <w:drawing>
          <wp:anchor distT="0" distB="0" distL="114300" distR="114300" simplePos="0" relativeHeight="251648512" behindDoc="0" locked="0" layoutInCell="1" allowOverlap="1" wp14:anchorId="0ED05DD6" wp14:editId="7E7579CA">
            <wp:simplePos x="0" y="0"/>
            <wp:positionH relativeFrom="column">
              <wp:posOffset>5060950</wp:posOffset>
            </wp:positionH>
            <wp:positionV relativeFrom="paragraph">
              <wp:posOffset>-181285</wp:posOffset>
            </wp:positionV>
            <wp:extent cx="1701165" cy="568960"/>
            <wp:effectExtent l="0" t="0" r="0" b="2540"/>
            <wp:wrapNone/>
            <wp:docPr id="125" name="Picture 1" descr="AithentLogo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ithentLogo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1165" cy="568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203C3">
        <w:rPr>
          <w:rFonts w:cs="Calibri"/>
          <w:noProof/>
        </w:rPr>
        <mc:AlternateContent>
          <mc:Choice Requires="wpg">
            <w:drawing>
              <wp:anchor distT="0" distB="0" distL="114300" distR="114300" simplePos="0" relativeHeight="251681280" behindDoc="0" locked="0" layoutInCell="1" allowOverlap="1" wp14:anchorId="609408F9" wp14:editId="76773606">
                <wp:simplePos x="0" y="0"/>
                <wp:positionH relativeFrom="column">
                  <wp:posOffset>-1073002</wp:posOffset>
                </wp:positionH>
                <wp:positionV relativeFrom="paragraph">
                  <wp:posOffset>-885190</wp:posOffset>
                </wp:positionV>
                <wp:extent cx="5868027" cy="5794744"/>
                <wp:effectExtent l="0" t="0" r="0" b="0"/>
                <wp:wrapNone/>
                <wp:docPr id="23" name="Group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8027" cy="5794744"/>
                          <a:chOff x="0" y="0"/>
                          <a:chExt cx="6966024" cy="6879265"/>
                        </a:xfrm>
                      </wpg:grpSpPr>
                      <pic:pic xmlns:pic="http://schemas.openxmlformats.org/drawingml/2006/picture">
                        <pic:nvPicPr>
                          <pic:cNvPr id="22" name="Picture 16">
                            <a:extLst>
                              <a:ext uri="{FF2B5EF4-FFF2-40B4-BE49-F238E27FC236}">
                                <a16:creationId xmlns:a16="http://schemas.microsoft.com/office/drawing/2014/main" id="{A1A76D84-3648-41DD-B7F5-F69CFA4C9DB9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2365" t="22149" r="15474" b="7333"/>
                          <a:stretch>
                            <a:fillRect/>
                          </a:stretch>
                        </pic:blipFill>
                        <pic:spPr>
                          <a:xfrm>
                            <a:off x="21265" y="0"/>
                            <a:ext cx="5354955" cy="4835525"/>
                          </a:xfrm>
                          <a:custGeom>
                            <a:avLst/>
                            <a:gdLst>
                              <a:gd name="connsiteX0" fmla="*/ 0 w 5355127"/>
                              <a:gd name="connsiteY0" fmla="*/ 0 h 4836154"/>
                              <a:gd name="connsiteX1" fmla="*/ 4919247 w 5355127"/>
                              <a:gd name="connsiteY1" fmla="*/ 0 h 4836154"/>
                              <a:gd name="connsiteX2" fmla="*/ 4966156 w 5355127"/>
                              <a:gd name="connsiteY2" fmla="*/ 77215 h 4836154"/>
                              <a:gd name="connsiteX3" fmla="*/ 5355127 w 5355127"/>
                              <a:gd name="connsiteY3" fmla="*/ 1613380 h 4836154"/>
                              <a:gd name="connsiteX4" fmla="*/ 2132353 w 5355127"/>
                              <a:gd name="connsiteY4" fmla="*/ 4836154 h 4836154"/>
                              <a:gd name="connsiteX5" fmla="*/ 82370 w 5355127"/>
                              <a:gd name="connsiteY5" fmla="*/ 4100229 h 4836154"/>
                              <a:gd name="connsiteX6" fmla="*/ 0 w 5355127"/>
                              <a:gd name="connsiteY6" fmla="*/ 4025367 h 483615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5355127" h="4836154">
                                <a:moveTo>
                                  <a:pt x="0" y="0"/>
                                </a:moveTo>
                                <a:lnTo>
                                  <a:pt x="4919247" y="0"/>
                                </a:lnTo>
                                <a:lnTo>
                                  <a:pt x="4966156" y="77215"/>
                                </a:lnTo>
                                <a:cubicBezTo>
                                  <a:pt x="5214221" y="533860"/>
                                  <a:pt x="5355127" y="1057165"/>
                                  <a:pt x="5355127" y="1613380"/>
                                </a:cubicBezTo>
                                <a:cubicBezTo>
                                  <a:pt x="5355127" y="3393269"/>
                                  <a:pt x="3912242" y="4836154"/>
                                  <a:pt x="2132353" y="4836154"/>
                                </a:cubicBezTo>
                                <a:cubicBezTo>
                                  <a:pt x="1353652" y="4836154"/>
                                  <a:pt x="639455" y="4559977"/>
                                  <a:pt x="82370" y="4100229"/>
                                </a:cubicBezTo>
                                <a:lnTo>
                                  <a:pt x="0" y="4025367"/>
                                </a:lnTo>
                                <a:close/>
                              </a:path>
                            </a:pathLst>
                          </a:custGeom>
                        </pic:spPr>
                      </pic:pic>
                      <wps:wsp>
                        <wps:cNvPr id="7" name="Freeform 5">
                          <a:extLst>
                            <a:ext uri="{FF2B5EF4-FFF2-40B4-BE49-F238E27FC236}">
                              <a16:creationId xmlns:a16="http://schemas.microsoft.com/office/drawing/2014/main" id="{1B1BE956-8C2C-EA78-DAE9-C7585ADA9F5A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0" y="21265"/>
                            <a:ext cx="6197600" cy="6858000"/>
                          </a:xfrm>
                          <a:custGeom>
                            <a:avLst/>
                            <a:gdLst>
                              <a:gd name="T0" fmla="*/ 1775 w 1952"/>
                              <a:gd name="T1" fmla="*/ 0 h 2160"/>
                              <a:gd name="T2" fmla="*/ 1919 w 1952"/>
                              <a:gd name="T3" fmla="*/ 0 h 2160"/>
                              <a:gd name="T4" fmla="*/ 1940 w 1952"/>
                              <a:gd name="T5" fmla="*/ 0 h 2160"/>
                              <a:gd name="T6" fmla="*/ 1945 w 1952"/>
                              <a:gd name="T7" fmla="*/ 43 h 2160"/>
                              <a:gd name="T8" fmla="*/ 1950 w 1952"/>
                              <a:gd name="T9" fmla="*/ 108 h 2160"/>
                              <a:gd name="T10" fmla="*/ 1944 w 1952"/>
                              <a:gd name="T11" fmla="*/ 289 h 2160"/>
                              <a:gd name="T12" fmla="*/ 1938 w 1952"/>
                              <a:gd name="T13" fmla="*/ 343 h 2160"/>
                              <a:gd name="T14" fmla="*/ 1926 w 1952"/>
                              <a:gd name="T15" fmla="*/ 453 h 2160"/>
                              <a:gd name="T16" fmla="*/ 1914 w 1952"/>
                              <a:gd name="T17" fmla="*/ 513 h 2160"/>
                              <a:gd name="T18" fmla="*/ 1908 w 1952"/>
                              <a:gd name="T19" fmla="*/ 538 h 2160"/>
                              <a:gd name="T20" fmla="*/ 1896 w 1952"/>
                              <a:gd name="T21" fmla="*/ 585 h 2160"/>
                              <a:gd name="T22" fmla="*/ 1878 w 1952"/>
                              <a:gd name="T23" fmla="*/ 650 h 2160"/>
                              <a:gd name="T24" fmla="*/ 1872 w 1952"/>
                              <a:gd name="T25" fmla="*/ 669 h 2160"/>
                              <a:gd name="T26" fmla="*/ 1866 w 1952"/>
                              <a:gd name="T27" fmla="*/ 687 h 2160"/>
                              <a:gd name="T28" fmla="*/ 1860 w 1952"/>
                              <a:gd name="T29" fmla="*/ 705 h 2160"/>
                              <a:gd name="T30" fmla="*/ 1796 w 1952"/>
                              <a:gd name="T31" fmla="*/ 866 h 2160"/>
                              <a:gd name="T32" fmla="*/ 1645 w 1952"/>
                              <a:gd name="T33" fmla="*/ 1116 h 2160"/>
                              <a:gd name="T34" fmla="*/ 1525 w 1952"/>
                              <a:gd name="T35" fmla="*/ 1260 h 2160"/>
                              <a:gd name="T36" fmla="*/ 1518 w 1952"/>
                              <a:gd name="T37" fmla="*/ 1266 h 2160"/>
                              <a:gd name="T38" fmla="*/ 1515 w 1952"/>
                              <a:gd name="T39" fmla="*/ 1271 h 2160"/>
                              <a:gd name="T40" fmla="*/ 1512 w 1952"/>
                              <a:gd name="T41" fmla="*/ 1275 h 2160"/>
                              <a:gd name="T42" fmla="*/ 1509 w 1952"/>
                              <a:gd name="T43" fmla="*/ 1278 h 2160"/>
                              <a:gd name="T44" fmla="*/ 1506 w 1952"/>
                              <a:gd name="T45" fmla="*/ 1281 h 2160"/>
                              <a:gd name="T46" fmla="*/ 1503 w 1952"/>
                              <a:gd name="T47" fmla="*/ 1284 h 2160"/>
                              <a:gd name="T48" fmla="*/ 1500 w 1952"/>
                              <a:gd name="T49" fmla="*/ 1287 h 2160"/>
                              <a:gd name="T50" fmla="*/ 1497 w 1952"/>
                              <a:gd name="T51" fmla="*/ 1290 h 2160"/>
                              <a:gd name="T52" fmla="*/ 1494 w 1952"/>
                              <a:gd name="T53" fmla="*/ 1293 h 2160"/>
                              <a:gd name="T54" fmla="*/ 1491 w 1952"/>
                              <a:gd name="T55" fmla="*/ 1296 h 2160"/>
                              <a:gd name="T56" fmla="*/ 1474 w 1952"/>
                              <a:gd name="T57" fmla="*/ 1314 h 2160"/>
                              <a:gd name="T58" fmla="*/ 1470 w 1952"/>
                              <a:gd name="T59" fmla="*/ 1317 h 2160"/>
                              <a:gd name="T60" fmla="*/ 1467 w 1952"/>
                              <a:gd name="T61" fmla="*/ 1320 h 2160"/>
                              <a:gd name="T62" fmla="*/ 1464 w 1952"/>
                              <a:gd name="T63" fmla="*/ 1323 h 2160"/>
                              <a:gd name="T64" fmla="*/ 1461 w 1952"/>
                              <a:gd name="T65" fmla="*/ 1326 h 2160"/>
                              <a:gd name="T66" fmla="*/ 1458 w 1952"/>
                              <a:gd name="T67" fmla="*/ 1329 h 2160"/>
                              <a:gd name="T68" fmla="*/ 1455 w 1952"/>
                              <a:gd name="T69" fmla="*/ 1332 h 2160"/>
                              <a:gd name="T70" fmla="*/ 1452 w 1952"/>
                              <a:gd name="T71" fmla="*/ 1335 h 2160"/>
                              <a:gd name="T72" fmla="*/ 1449 w 1952"/>
                              <a:gd name="T73" fmla="*/ 1338 h 2160"/>
                              <a:gd name="T74" fmla="*/ 1436 w 1952"/>
                              <a:gd name="T75" fmla="*/ 1352 h 2160"/>
                              <a:gd name="T76" fmla="*/ 1312 w 1952"/>
                              <a:gd name="T77" fmla="*/ 1457 h 2160"/>
                              <a:gd name="T78" fmla="*/ 888 w 1952"/>
                              <a:gd name="T79" fmla="*/ 1701 h 2160"/>
                              <a:gd name="T80" fmla="*/ 520 w 1952"/>
                              <a:gd name="T81" fmla="*/ 1877 h 2160"/>
                              <a:gd name="T82" fmla="*/ 222 w 1952"/>
                              <a:gd name="T83" fmla="*/ 2160 h 2160"/>
                              <a:gd name="T84" fmla="*/ 0 w 1952"/>
                              <a:gd name="T85" fmla="*/ 2148 h 2160"/>
                              <a:gd name="T86" fmla="*/ 53 w 1952"/>
                              <a:gd name="T87" fmla="*/ 1806 h 2160"/>
                              <a:gd name="T88" fmla="*/ 399 w 1952"/>
                              <a:gd name="T89" fmla="*/ 1759 h 2160"/>
                              <a:gd name="T90" fmla="*/ 387 w 1952"/>
                              <a:gd name="T91" fmla="*/ 1751 h 2160"/>
                              <a:gd name="T92" fmla="*/ 125 w 1952"/>
                              <a:gd name="T93" fmla="*/ 1735 h 2160"/>
                              <a:gd name="T94" fmla="*/ 0 w 1952"/>
                              <a:gd name="T95" fmla="*/ 1614 h 2160"/>
                              <a:gd name="T96" fmla="*/ 103 w 1952"/>
                              <a:gd name="T97" fmla="*/ 1649 h 2160"/>
                              <a:gd name="T98" fmla="*/ 834 w 1952"/>
                              <a:gd name="T99" fmla="*/ 1637 h 2160"/>
                              <a:gd name="T100" fmla="*/ 814 w 1952"/>
                              <a:gd name="T101" fmla="*/ 1631 h 2160"/>
                              <a:gd name="T102" fmla="*/ 465 w 1952"/>
                              <a:gd name="T103" fmla="*/ 1639 h 2160"/>
                              <a:gd name="T104" fmla="*/ 0 w 1952"/>
                              <a:gd name="T105" fmla="*/ 1467 h 2160"/>
                              <a:gd name="T106" fmla="*/ 138 w 1952"/>
                              <a:gd name="T107" fmla="*/ 1446 h 2160"/>
                              <a:gd name="T108" fmla="*/ 719 w 1952"/>
                              <a:gd name="T109" fmla="*/ 1582 h 2160"/>
                              <a:gd name="T110" fmla="*/ 1321 w 1952"/>
                              <a:gd name="T111" fmla="*/ 1367 h 2160"/>
                              <a:gd name="T112" fmla="*/ 1745 w 1952"/>
                              <a:gd name="T113" fmla="*/ 642 h 2160"/>
                              <a:gd name="T114" fmla="*/ 1719 w 1952"/>
                              <a:gd name="T115" fmla="*/ 169 h 2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1952" h="2160">
                                <a:moveTo>
                                  <a:pt x="1677" y="0"/>
                                </a:moveTo>
                                <a:cubicBezTo>
                                  <a:pt x="1699" y="0"/>
                                  <a:pt x="1733" y="0"/>
                                  <a:pt x="1775" y="0"/>
                                </a:cubicBezTo>
                                <a:cubicBezTo>
                                  <a:pt x="1787" y="0"/>
                                  <a:pt x="1799" y="0"/>
                                  <a:pt x="1810" y="0"/>
                                </a:cubicBezTo>
                                <a:cubicBezTo>
                                  <a:pt x="1851" y="0"/>
                                  <a:pt x="1900" y="0"/>
                                  <a:pt x="1919" y="0"/>
                                </a:cubicBezTo>
                                <a:cubicBezTo>
                                  <a:pt x="1924" y="0"/>
                                  <a:pt x="1934" y="0"/>
                                  <a:pt x="1938" y="0"/>
                                </a:cubicBezTo>
                                <a:cubicBezTo>
                                  <a:pt x="1938" y="0"/>
                                  <a:pt x="1939" y="0"/>
                                  <a:pt x="1940" y="0"/>
                                </a:cubicBezTo>
                                <a:cubicBezTo>
                                  <a:pt x="1942" y="0"/>
                                  <a:pt x="1943" y="0"/>
                                  <a:pt x="1944" y="0"/>
                                </a:cubicBezTo>
                                <a:cubicBezTo>
                                  <a:pt x="1944" y="18"/>
                                  <a:pt x="1944" y="33"/>
                                  <a:pt x="1945" y="43"/>
                                </a:cubicBezTo>
                                <a:cubicBezTo>
                                  <a:pt x="1946" y="61"/>
                                  <a:pt x="1947" y="76"/>
                                  <a:pt x="1947" y="86"/>
                                </a:cubicBezTo>
                                <a:cubicBezTo>
                                  <a:pt x="1947" y="94"/>
                                  <a:pt x="1948" y="101"/>
                                  <a:pt x="1950" y="108"/>
                                </a:cubicBezTo>
                                <a:cubicBezTo>
                                  <a:pt x="1950" y="140"/>
                                  <a:pt x="1951" y="172"/>
                                  <a:pt x="1951" y="204"/>
                                </a:cubicBezTo>
                                <a:cubicBezTo>
                                  <a:pt x="1943" y="232"/>
                                  <a:pt x="1949" y="261"/>
                                  <a:pt x="1944" y="289"/>
                                </a:cubicBezTo>
                                <a:cubicBezTo>
                                  <a:pt x="1952" y="305"/>
                                  <a:pt x="1941" y="320"/>
                                  <a:pt x="1944" y="336"/>
                                </a:cubicBezTo>
                                <a:cubicBezTo>
                                  <a:pt x="1939" y="337"/>
                                  <a:pt x="1938" y="340"/>
                                  <a:pt x="1938" y="343"/>
                                </a:cubicBezTo>
                                <a:cubicBezTo>
                                  <a:pt x="1938" y="369"/>
                                  <a:pt x="1931" y="394"/>
                                  <a:pt x="1929" y="419"/>
                                </a:cubicBezTo>
                                <a:cubicBezTo>
                                  <a:pt x="1928" y="430"/>
                                  <a:pt x="1923" y="441"/>
                                  <a:pt x="1926" y="453"/>
                                </a:cubicBezTo>
                                <a:cubicBezTo>
                                  <a:pt x="1925" y="461"/>
                                  <a:pt x="1924" y="469"/>
                                  <a:pt x="1923" y="477"/>
                                </a:cubicBezTo>
                                <a:cubicBezTo>
                                  <a:pt x="1913" y="488"/>
                                  <a:pt x="1914" y="501"/>
                                  <a:pt x="1914" y="513"/>
                                </a:cubicBezTo>
                                <a:cubicBezTo>
                                  <a:pt x="1914" y="513"/>
                                  <a:pt x="1914" y="513"/>
                                  <a:pt x="1914" y="513"/>
                                </a:cubicBezTo>
                                <a:cubicBezTo>
                                  <a:pt x="1906" y="520"/>
                                  <a:pt x="1908" y="529"/>
                                  <a:pt x="1908" y="538"/>
                                </a:cubicBezTo>
                                <a:cubicBezTo>
                                  <a:pt x="1908" y="546"/>
                                  <a:pt x="1906" y="554"/>
                                  <a:pt x="1902" y="561"/>
                                </a:cubicBezTo>
                                <a:cubicBezTo>
                                  <a:pt x="1896" y="568"/>
                                  <a:pt x="1895" y="577"/>
                                  <a:pt x="1896" y="585"/>
                                </a:cubicBezTo>
                                <a:cubicBezTo>
                                  <a:pt x="1896" y="585"/>
                                  <a:pt x="1896" y="585"/>
                                  <a:pt x="1896" y="585"/>
                                </a:cubicBezTo>
                                <a:cubicBezTo>
                                  <a:pt x="1887" y="606"/>
                                  <a:pt x="1881" y="627"/>
                                  <a:pt x="1878" y="650"/>
                                </a:cubicBezTo>
                                <a:cubicBezTo>
                                  <a:pt x="1878" y="650"/>
                                  <a:pt x="1878" y="650"/>
                                  <a:pt x="1878" y="650"/>
                                </a:cubicBezTo>
                                <a:cubicBezTo>
                                  <a:pt x="1871" y="655"/>
                                  <a:pt x="1872" y="662"/>
                                  <a:pt x="1872" y="669"/>
                                </a:cubicBezTo>
                                <a:cubicBezTo>
                                  <a:pt x="1872" y="669"/>
                                  <a:pt x="1872" y="669"/>
                                  <a:pt x="1872" y="669"/>
                                </a:cubicBezTo>
                                <a:cubicBezTo>
                                  <a:pt x="1864" y="673"/>
                                  <a:pt x="1866" y="681"/>
                                  <a:pt x="1866" y="687"/>
                                </a:cubicBezTo>
                                <a:cubicBezTo>
                                  <a:pt x="1866" y="687"/>
                                  <a:pt x="1866" y="687"/>
                                  <a:pt x="1866" y="687"/>
                                </a:cubicBezTo>
                                <a:cubicBezTo>
                                  <a:pt x="1858" y="691"/>
                                  <a:pt x="1861" y="699"/>
                                  <a:pt x="1860" y="705"/>
                                </a:cubicBezTo>
                                <a:cubicBezTo>
                                  <a:pt x="1857" y="718"/>
                                  <a:pt x="1853" y="730"/>
                                  <a:pt x="1848" y="742"/>
                                </a:cubicBezTo>
                                <a:cubicBezTo>
                                  <a:pt x="1830" y="783"/>
                                  <a:pt x="1815" y="825"/>
                                  <a:pt x="1796" y="866"/>
                                </a:cubicBezTo>
                                <a:cubicBezTo>
                                  <a:pt x="1770" y="920"/>
                                  <a:pt x="1740" y="972"/>
                                  <a:pt x="1707" y="1022"/>
                                </a:cubicBezTo>
                                <a:cubicBezTo>
                                  <a:pt x="1687" y="1054"/>
                                  <a:pt x="1667" y="1086"/>
                                  <a:pt x="1645" y="1116"/>
                                </a:cubicBezTo>
                                <a:cubicBezTo>
                                  <a:pt x="1625" y="1143"/>
                                  <a:pt x="1605" y="1169"/>
                                  <a:pt x="1583" y="1194"/>
                                </a:cubicBezTo>
                                <a:cubicBezTo>
                                  <a:pt x="1563" y="1216"/>
                                  <a:pt x="1546" y="1239"/>
                                  <a:pt x="1525" y="1260"/>
                                </a:cubicBezTo>
                                <a:cubicBezTo>
                                  <a:pt x="1524" y="1261"/>
                                  <a:pt x="1523" y="1262"/>
                                  <a:pt x="1522" y="1263"/>
                                </a:cubicBezTo>
                                <a:cubicBezTo>
                                  <a:pt x="1521" y="1264"/>
                                  <a:pt x="1519" y="1265"/>
                                  <a:pt x="1518" y="1266"/>
                                </a:cubicBezTo>
                                <a:cubicBezTo>
                                  <a:pt x="1518" y="1266"/>
                                  <a:pt x="1518" y="1266"/>
                                  <a:pt x="1518" y="1266"/>
                                </a:cubicBezTo>
                                <a:cubicBezTo>
                                  <a:pt x="1517" y="1268"/>
                                  <a:pt x="1516" y="1269"/>
                                  <a:pt x="1515" y="1271"/>
                                </a:cubicBezTo>
                                <a:cubicBezTo>
                                  <a:pt x="1514" y="1272"/>
                                  <a:pt x="1513" y="1274"/>
                                  <a:pt x="1512" y="1275"/>
                                </a:cubicBezTo>
                                <a:cubicBezTo>
                                  <a:pt x="1512" y="1275"/>
                                  <a:pt x="1512" y="1275"/>
                                  <a:pt x="1512" y="1275"/>
                                </a:cubicBezTo>
                                <a:cubicBezTo>
                                  <a:pt x="1511" y="1276"/>
                                  <a:pt x="1510" y="1277"/>
                                  <a:pt x="1509" y="1278"/>
                                </a:cubicBezTo>
                                <a:cubicBezTo>
                                  <a:pt x="1509" y="1278"/>
                                  <a:pt x="1509" y="1278"/>
                                  <a:pt x="1509" y="1278"/>
                                </a:cubicBezTo>
                                <a:cubicBezTo>
                                  <a:pt x="1508" y="1279"/>
                                  <a:pt x="1507" y="1280"/>
                                  <a:pt x="1506" y="1281"/>
                                </a:cubicBezTo>
                                <a:cubicBezTo>
                                  <a:pt x="1506" y="1281"/>
                                  <a:pt x="1506" y="1281"/>
                                  <a:pt x="1506" y="1281"/>
                                </a:cubicBezTo>
                                <a:cubicBezTo>
                                  <a:pt x="1505" y="1282"/>
                                  <a:pt x="1504" y="1283"/>
                                  <a:pt x="1503" y="1284"/>
                                </a:cubicBezTo>
                                <a:cubicBezTo>
                                  <a:pt x="1503" y="1284"/>
                                  <a:pt x="1503" y="1284"/>
                                  <a:pt x="1503" y="1284"/>
                                </a:cubicBezTo>
                                <a:cubicBezTo>
                                  <a:pt x="1502" y="1285"/>
                                  <a:pt x="1501" y="1286"/>
                                  <a:pt x="1500" y="1287"/>
                                </a:cubicBezTo>
                                <a:cubicBezTo>
                                  <a:pt x="1500" y="1287"/>
                                  <a:pt x="1500" y="1287"/>
                                  <a:pt x="1500" y="1287"/>
                                </a:cubicBezTo>
                                <a:cubicBezTo>
                                  <a:pt x="1499" y="1288"/>
                                  <a:pt x="1498" y="1289"/>
                                  <a:pt x="1497" y="1290"/>
                                </a:cubicBezTo>
                                <a:cubicBezTo>
                                  <a:pt x="1497" y="1290"/>
                                  <a:pt x="1497" y="1290"/>
                                  <a:pt x="1497" y="1290"/>
                                </a:cubicBezTo>
                                <a:cubicBezTo>
                                  <a:pt x="1496" y="1291"/>
                                  <a:pt x="1495" y="1292"/>
                                  <a:pt x="1494" y="1293"/>
                                </a:cubicBezTo>
                                <a:cubicBezTo>
                                  <a:pt x="1494" y="1293"/>
                                  <a:pt x="1494" y="1293"/>
                                  <a:pt x="1494" y="1293"/>
                                </a:cubicBezTo>
                                <a:cubicBezTo>
                                  <a:pt x="1493" y="1294"/>
                                  <a:pt x="1492" y="1295"/>
                                  <a:pt x="1491" y="1296"/>
                                </a:cubicBezTo>
                                <a:cubicBezTo>
                                  <a:pt x="1491" y="1296"/>
                                  <a:pt x="1491" y="1296"/>
                                  <a:pt x="1491" y="1296"/>
                                </a:cubicBezTo>
                                <a:cubicBezTo>
                                  <a:pt x="1490" y="1297"/>
                                  <a:pt x="1489" y="1299"/>
                                  <a:pt x="1488" y="1300"/>
                                </a:cubicBezTo>
                                <a:cubicBezTo>
                                  <a:pt x="1483" y="1305"/>
                                  <a:pt x="1479" y="1310"/>
                                  <a:pt x="1474" y="1314"/>
                                </a:cubicBezTo>
                                <a:cubicBezTo>
                                  <a:pt x="1473" y="1315"/>
                                  <a:pt x="1471" y="1316"/>
                                  <a:pt x="1470" y="1317"/>
                                </a:cubicBezTo>
                                <a:cubicBezTo>
                                  <a:pt x="1470" y="1317"/>
                                  <a:pt x="1470" y="1317"/>
                                  <a:pt x="1470" y="1317"/>
                                </a:cubicBezTo>
                                <a:cubicBezTo>
                                  <a:pt x="1469" y="1318"/>
                                  <a:pt x="1468" y="1319"/>
                                  <a:pt x="1467" y="1320"/>
                                </a:cubicBezTo>
                                <a:cubicBezTo>
                                  <a:pt x="1467" y="1320"/>
                                  <a:pt x="1467" y="1320"/>
                                  <a:pt x="1467" y="1320"/>
                                </a:cubicBezTo>
                                <a:cubicBezTo>
                                  <a:pt x="1466" y="1321"/>
                                  <a:pt x="1465" y="1322"/>
                                  <a:pt x="1464" y="1323"/>
                                </a:cubicBezTo>
                                <a:cubicBezTo>
                                  <a:pt x="1464" y="1323"/>
                                  <a:pt x="1464" y="1323"/>
                                  <a:pt x="1464" y="1323"/>
                                </a:cubicBezTo>
                                <a:cubicBezTo>
                                  <a:pt x="1463" y="1324"/>
                                  <a:pt x="1462" y="1325"/>
                                  <a:pt x="1461" y="1326"/>
                                </a:cubicBezTo>
                                <a:cubicBezTo>
                                  <a:pt x="1461" y="1326"/>
                                  <a:pt x="1461" y="1326"/>
                                  <a:pt x="1461" y="1326"/>
                                </a:cubicBezTo>
                                <a:cubicBezTo>
                                  <a:pt x="1460" y="1327"/>
                                  <a:pt x="1459" y="1328"/>
                                  <a:pt x="1458" y="1329"/>
                                </a:cubicBezTo>
                                <a:cubicBezTo>
                                  <a:pt x="1458" y="1329"/>
                                  <a:pt x="1458" y="1329"/>
                                  <a:pt x="1458" y="1329"/>
                                </a:cubicBezTo>
                                <a:cubicBezTo>
                                  <a:pt x="1457" y="1330"/>
                                  <a:pt x="1456" y="1331"/>
                                  <a:pt x="1455" y="1332"/>
                                </a:cubicBezTo>
                                <a:cubicBezTo>
                                  <a:pt x="1455" y="1332"/>
                                  <a:pt x="1455" y="1332"/>
                                  <a:pt x="1455" y="1332"/>
                                </a:cubicBezTo>
                                <a:cubicBezTo>
                                  <a:pt x="1454" y="1333"/>
                                  <a:pt x="1453" y="1334"/>
                                  <a:pt x="1452" y="1335"/>
                                </a:cubicBezTo>
                                <a:cubicBezTo>
                                  <a:pt x="1452" y="1335"/>
                                  <a:pt x="1452" y="1335"/>
                                  <a:pt x="1452" y="1335"/>
                                </a:cubicBezTo>
                                <a:cubicBezTo>
                                  <a:pt x="1451" y="1336"/>
                                  <a:pt x="1450" y="1337"/>
                                  <a:pt x="1449" y="1338"/>
                                </a:cubicBezTo>
                                <a:cubicBezTo>
                                  <a:pt x="1449" y="1338"/>
                                  <a:pt x="1449" y="1338"/>
                                  <a:pt x="1449" y="1338"/>
                                </a:cubicBezTo>
                                <a:cubicBezTo>
                                  <a:pt x="1447" y="1340"/>
                                  <a:pt x="1445" y="1343"/>
                                  <a:pt x="1443" y="1345"/>
                                </a:cubicBezTo>
                                <a:cubicBezTo>
                                  <a:pt x="1440" y="1348"/>
                                  <a:pt x="1438" y="1350"/>
                                  <a:pt x="1436" y="1352"/>
                                </a:cubicBezTo>
                                <a:cubicBezTo>
                                  <a:pt x="1431" y="1356"/>
                                  <a:pt x="1424" y="1363"/>
                                  <a:pt x="1415" y="1371"/>
                                </a:cubicBezTo>
                                <a:cubicBezTo>
                                  <a:pt x="1415" y="1371"/>
                                  <a:pt x="1362" y="1418"/>
                                  <a:pt x="1312" y="1457"/>
                                </a:cubicBezTo>
                                <a:cubicBezTo>
                                  <a:pt x="1235" y="1518"/>
                                  <a:pt x="1152" y="1569"/>
                                  <a:pt x="1066" y="1615"/>
                                </a:cubicBezTo>
                                <a:cubicBezTo>
                                  <a:pt x="1008" y="1646"/>
                                  <a:pt x="948" y="1674"/>
                                  <a:pt x="888" y="1701"/>
                                </a:cubicBezTo>
                                <a:cubicBezTo>
                                  <a:pt x="832" y="1726"/>
                                  <a:pt x="776" y="1751"/>
                                  <a:pt x="720" y="1776"/>
                                </a:cubicBezTo>
                                <a:cubicBezTo>
                                  <a:pt x="652" y="1806"/>
                                  <a:pt x="584" y="1838"/>
                                  <a:pt x="520" y="1877"/>
                                </a:cubicBezTo>
                                <a:cubicBezTo>
                                  <a:pt x="438" y="1925"/>
                                  <a:pt x="363" y="1982"/>
                                  <a:pt x="300" y="2054"/>
                                </a:cubicBezTo>
                                <a:cubicBezTo>
                                  <a:pt x="271" y="2087"/>
                                  <a:pt x="244" y="2122"/>
                                  <a:pt x="222" y="2160"/>
                                </a:cubicBezTo>
                                <a:cubicBezTo>
                                  <a:pt x="152" y="2160"/>
                                  <a:pt x="82" y="2159"/>
                                  <a:pt x="11" y="2160"/>
                                </a:cubicBezTo>
                                <a:cubicBezTo>
                                  <a:pt x="1" y="2160"/>
                                  <a:pt x="0" y="2157"/>
                                  <a:pt x="0" y="2148"/>
                                </a:cubicBezTo>
                                <a:cubicBezTo>
                                  <a:pt x="0" y="2032"/>
                                  <a:pt x="0" y="1916"/>
                                  <a:pt x="0" y="1800"/>
                                </a:cubicBezTo>
                                <a:cubicBezTo>
                                  <a:pt x="12" y="1802"/>
                                  <a:pt x="30" y="1804"/>
                                  <a:pt x="53" y="1806"/>
                                </a:cubicBezTo>
                                <a:cubicBezTo>
                                  <a:pt x="148" y="1813"/>
                                  <a:pt x="223" y="1799"/>
                                  <a:pt x="273" y="1790"/>
                                </a:cubicBezTo>
                                <a:cubicBezTo>
                                  <a:pt x="306" y="1784"/>
                                  <a:pt x="349" y="1775"/>
                                  <a:pt x="399" y="1759"/>
                                </a:cubicBezTo>
                                <a:cubicBezTo>
                                  <a:pt x="403" y="1757"/>
                                  <a:pt x="423" y="1748"/>
                                  <a:pt x="428" y="1746"/>
                                </a:cubicBezTo>
                                <a:cubicBezTo>
                                  <a:pt x="415" y="1747"/>
                                  <a:pt x="401" y="1749"/>
                                  <a:pt x="387" y="1751"/>
                                </a:cubicBezTo>
                                <a:cubicBezTo>
                                  <a:pt x="358" y="1753"/>
                                  <a:pt x="319" y="1755"/>
                                  <a:pt x="273" y="1753"/>
                                </a:cubicBezTo>
                                <a:cubicBezTo>
                                  <a:pt x="205" y="1750"/>
                                  <a:pt x="154" y="1741"/>
                                  <a:pt x="125" y="1735"/>
                                </a:cubicBezTo>
                                <a:cubicBezTo>
                                  <a:pt x="82" y="1727"/>
                                  <a:pt x="41" y="1715"/>
                                  <a:pt x="0" y="1704"/>
                                </a:cubicBezTo>
                                <a:cubicBezTo>
                                  <a:pt x="0" y="1674"/>
                                  <a:pt x="0" y="1644"/>
                                  <a:pt x="0" y="1614"/>
                                </a:cubicBezTo>
                                <a:cubicBezTo>
                                  <a:pt x="4" y="1615"/>
                                  <a:pt x="8" y="1616"/>
                                  <a:pt x="12" y="1617"/>
                                </a:cubicBezTo>
                                <a:cubicBezTo>
                                  <a:pt x="41" y="1630"/>
                                  <a:pt x="72" y="1640"/>
                                  <a:pt x="103" y="1649"/>
                                </a:cubicBezTo>
                                <a:cubicBezTo>
                                  <a:pt x="237" y="1688"/>
                                  <a:pt x="374" y="1704"/>
                                  <a:pt x="514" y="1695"/>
                                </a:cubicBezTo>
                                <a:cubicBezTo>
                                  <a:pt x="623" y="1689"/>
                                  <a:pt x="730" y="1670"/>
                                  <a:pt x="834" y="1637"/>
                                </a:cubicBezTo>
                                <a:cubicBezTo>
                                  <a:pt x="851" y="1632"/>
                                  <a:pt x="869" y="1627"/>
                                  <a:pt x="884" y="1616"/>
                                </a:cubicBezTo>
                                <a:cubicBezTo>
                                  <a:pt x="866" y="1621"/>
                                  <a:pt x="842" y="1626"/>
                                  <a:pt x="814" y="1631"/>
                                </a:cubicBezTo>
                                <a:cubicBezTo>
                                  <a:pt x="798" y="1634"/>
                                  <a:pt x="749" y="1643"/>
                                  <a:pt x="690" y="1647"/>
                                </a:cubicBezTo>
                                <a:cubicBezTo>
                                  <a:pt x="586" y="1653"/>
                                  <a:pt x="500" y="1643"/>
                                  <a:pt x="465" y="1639"/>
                                </a:cubicBezTo>
                                <a:cubicBezTo>
                                  <a:pt x="332" y="1620"/>
                                  <a:pt x="207" y="1580"/>
                                  <a:pt x="90" y="1518"/>
                                </a:cubicBezTo>
                                <a:cubicBezTo>
                                  <a:pt x="59" y="1502"/>
                                  <a:pt x="30" y="1484"/>
                                  <a:pt x="0" y="1467"/>
                                </a:cubicBezTo>
                                <a:cubicBezTo>
                                  <a:pt x="0" y="1434"/>
                                  <a:pt x="0" y="1401"/>
                                  <a:pt x="0" y="1368"/>
                                </a:cubicBezTo>
                                <a:cubicBezTo>
                                  <a:pt x="44" y="1397"/>
                                  <a:pt x="90" y="1424"/>
                                  <a:pt x="138" y="1446"/>
                                </a:cubicBezTo>
                                <a:cubicBezTo>
                                  <a:pt x="179" y="1470"/>
                                  <a:pt x="223" y="1486"/>
                                  <a:pt x="267" y="1503"/>
                                </a:cubicBezTo>
                                <a:cubicBezTo>
                                  <a:pt x="412" y="1557"/>
                                  <a:pt x="563" y="1587"/>
                                  <a:pt x="719" y="1582"/>
                                </a:cubicBezTo>
                                <a:cubicBezTo>
                                  <a:pt x="800" y="1579"/>
                                  <a:pt x="880" y="1568"/>
                                  <a:pt x="958" y="1546"/>
                                </a:cubicBezTo>
                                <a:cubicBezTo>
                                  <a:pt x="1091" y="1510"/>
                                  <a:pt x="1211" y="1449"/>
                                  <a:pt x="1321" y="1367"/>
                                </a:cubicBezTo>
                                <a:cubicBezTo>
                                  <a:pt x="1405" y="1305"/>
                                  <a:pt x="1484" y="1236"/>
                                  <a:pt x="1548" y="1152"/>
                                </a:cubicBezTo>
                                <a:cubicBezTo>
                                  <a:pt x="1664" y="1001"/>
                                  <a:pt x="1724" y="829"/>
                                  <a:pt x="1745" y="642"/>
                                </a:cubicBezTo>
                                <a:cubicBezTo>
                                  <a:pt x="1755" y="559"/>
                                  <a:pt x="1755" y="475"/>
                                  <a:pt x="1749" y="391"/>
                                </a:cubicBezTo>
                                <a:cubicBezTo>
                                  <a:pt x="1743" y="316"/>
                                  <a:pt x="1733" y="242"/>
                                  <a:pt x="1719" y="169"/>
                                </a:cubicBezTo>
                                <a:cubicBezTo>
                                  <a:pt x="1708" y="112"/>
                                  <a:pt x="1692" y="56"/>
                                  <a:pt x="1677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63B934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" name="Freeform 6"/>
                        <wps:cNvSpPr>
                          <a:spLocks/>
                        </wps:cNvSpPr>
                        <wps:spPr bwMode="auto">
                          <a:xfrm>
                            <a:off x="701749" y="21265"/>
                            <a:ext cx="6264275" cy="6858000"/>
                          </a:xfrm>
                          <a:custGeom>
                            <a:avLst/>
                            <a:gdLst>
                              <a:gd name="T0" fmla="*/ 1721 w 1973"/>
                              <a:gd name="T1" fmla="*/ 0 h 2160"/>
                              <a:gd name="T2" fmla="*/ 1973 w 1973"/>
                              <a:gd name="T3" fmla="*/ 1 h 2160"/>
                              <a:gd name="T4" fmla="*/ 1796 w 1973"/>
                              <a:gd name="T5" fmla="*/ 772 h 2160"/>
                              <a:gd name="T6" fmla="*/ 1474 w 1973"/>
                              <a:gd name="T7" fmla="*/ 1211 h 2160"/>
                              <a:gd name="T8" fmla="*/ 1182 w 1973"/>
                              <a:gd name="T9" fmla="*/ 1440 h 2160"/>
                              <a:gd name="T10" fmla="*/ 697 w 1973"/>
                              <a:gd name="T11" fmla="*/ 1776 h 2160"/>
                              <a:gd name="T12" fmla="*/ 292 w 1973"/>
                              <a:gd name="T13" fmla="*/ 2075 h 2160"/>
                              <a:gd name="T14" fmla="*/ 201 w 1973"/>
                              <a:gd name="T15" fmla="*/ 2160 h 2160"/>
                              <a:gd name="T16" fmla="*/ 0 w 1973"/>
                              <a:gd name="T17" fmla="*/ 2160 h 2160"/>
                              <a:gd name="T18" fmla="*/ 77 w 1973"/>
                              <a:gd name="T19" fmla="*/ 2054 h 2160"/>
                              <a:gd name="T20" fmla="*/ 297 w 1973"/>
                              <a:gd name="T21" fmla="*/ 1877 h 2160"/>
                              <a:gd name="T22" fmla="*/ 498 w 1973"/>
                              <a:gd name="T23" fmla="*/ 1776 h 2160"/>
                              <a:gd name="T24" fmla="*/ 666 w 1973"/>
                              <a:gd name="T25" fmla="*/ 1701 h 2160"/>
                              <a:gd name="T26" fmla="*/ 843 w 1973"/>
                              <a:gd name="T27" fmla="*/ 1615 h 2160"/>
                              <a:gd name="T28" fmla="*/ 1090 w 1973"/>
                              <a:gd name="T29" fmla="*/ 1457 h 2160"/>
                              <a:gd name="T30" fmla="*/ 1193 w 1973"/>
                              <a:gd name="T31" fmla="*/ 1371 h 2160"/>
                              <a:gd name="T32" fmla="*/ 1227 w 1973"/>
                              <a:gd name="T33" fmla="*/ 1338 h 2160"/>
                              <a:gd name="T34" fmla="*/ 1227 w 1973"/>
                              <a:gd name="T35" fmla="*/ 1338 h 2160"/>
                              <a:gd name="T36" fmla="*/ 1230 w 1973"/>
                              <a:gd name="T37" fmla="*/ 1335 h 2160"/>
                              <a:gd name="T38" fmla="*/ 1230 w 1973"/>
                              <a:gd name="T39" fmla="*/ 1335 h 2160"/>
                              <a:gd name="T40" fmla="*/ 1233 w 1973"/>
                              <a:gd name="T41" fmla="*/ 1332 h 2160"/>
                              <a:gd name="T42" fmla="*/ 1233 w 1973"/>
                              <a:gd name="T43" fmla="*/ 1332 h 2160"/>
                              <a:gd name="T44" fmla="*/ 1236 w 1973"/>
                              <a:gd name="T45" fmla="*/ 1329 h 2160"/>
                              <a:gd name="T46" fmla="*/ 1236 w 1973"/>
                              <a:gd name="T47" fmla="*/ 1329 h 2160"/>
                              <a:gd name="T48" fmla="*/ 1239 w 1973"/>
                              <a:gd name="T49" fmla="*/ 1326 h 2160"/>
                              <a:gd name="T50" fmla="*/ 1239 w 1973"/>
                              <a:gd name="T51" fmla="*/ 1326 h 2160"/>
                              <a:gd name="T52" fmla="*/ 1242 w 1973"/>
                              <a:gd name="T53" fmla="*/ 1323 h 2160"/>
                              <a:gd name="T54" fmla="*/ 1242 w 1973"/>
                              <a:gd name="T55" fmla="*/ 1323 h 2160"/>
                              <a:gd name="T56" fmla="*/ 1245 w 1973"/>
                              <a:gd name="T57" fmla="*/ 1320 h 2160"/>
                              <a:gd name="T58" fmla="*/ 1245 w 1973"/>
                              <a:gd name="T59" fmla="*/ 1320 h 2160"/>
                              <a:gd name="T60" fmla="*/ 1248 w 1973"/>
                              <a:gd name="T61" fmla="*/ 1317 h 2160"/>
                              <a:gd name="T62" fmla="*/ 1248 w 1973"/>
                              <a:gd name="T63" fmla="*/ 1317 h 2160"/>
                              <a:gd name="T64" fmla="*/ 1269 w 1973"/>
                              <a:gd name="T65" fmla="*/ 1296 h 2160"/>
                              <a:gd name="T66" fmla="*/ 1275 w 1973"/>
                              <a:gd name="T67" fmla="*/ 1290 h 2160"/>
                              <a:gd name="T68" fmla="*/ 1275 w 1973"/>
                              <a:gd name="T69" fmla="*/ 1290 h 2160"/>
                              <a:gd name="T70" fmla="*/ 1278 w 1973"/>
                              <a:gd name="T71" fmla="*/ 1287 h 2160"/>
                              <a:gd name="T72" fmla="*/ 1278 w 1973"/>
                              <a:gd name="T73" fmla="*/ 1287 h 2160"/>
                              <a:gd name="T74" fmla="*/ 1281 w 1973"/>
                              <a:gd name="T75" fmla="*/ 1284 h 2160"/>
                              <a:gd name="T76" fmla="*/ 1281 w 1973"/>
                              <a:gd name="T77" fmla="*/ 1284 h 2160"/>
                              <a:gd name="T78" fmla="*/ 1303 w 1973"/>
                              <a:gd name="T79" fmla="*/ 1260 h 2160"/>
                              <a:gd name="T80" fmla="*/ 1360 w 1973"/>
                              <a:gd name="T81" fmla="*/ 1194 h 2160"/>
                              <a:gd name="T82" fmla="*/ 1423 w 1973"/>
                              <a:gd name="T83" fmla="*/ 1116 h 2160"/>
                              <a:gd name="T84" fmla="*/ 1485 w 1973"/>
                              <a:gd name="T85" fmla="*/ 1023 h 2160"/>
                              <a:gd name="T86" fmla="*/ 1573 w 1973"/>
                              <a:gd name="T87" fmla="*/ 866 h 2160"/>
                              <a:gd name="T88" fmla="*/ 1625 w 1973"/>
                              <a:gd name="T89" fmla="*/ 742 h 2160"/>
                              <a:gd name="T90" fmla="*/ 1719 w 1973"/>
                              <a:gd name="T91" fmla="*/ 317 h 2160"/>
                              <a:gd name="T92" fmla="*/ 1721 w 1973"/>
                              <a:gd name="T93" fmla="*/ 0 h 2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</a:cxnLst>
                            <a:rect l="0" t="0" r="r" b="b"/>
                            <a:pathLst>
                              <a:path w="1973" h="2160">
                                <a:moveTo>
                                  <a:pt x="1721" y="0"/>
                                </a:moveTo>
                                <a:cubicBezTo>
                                  <a:pt x="1805" y="0"/>
                                  <a:pt x="1889" y="0"/>
                                  <a:pt x="1973" y="1"/>
                                </a:cubicBezTo>
                                <a:cubicBezTo>
                                  <a:pt x="1969" y="270"/>
                                  <a:pt x="1912" y="528"/>
                                  <a:pt x="1796" y="772"/>
                                </a:cubicBezTo>
                                <a:cubicBezTo>
                                  <a:pt x="1717" y="938"/>
                                  <a:pt x="1610" y="1086"/>
                                  <a:pt x="1474" y="1211"/>
                                </a:cubicBezTo>
                                <a:cubicBezTo>
                                  <a:pt x="1383" y="1296"/>
                                  <a:pt x="1282" y="1367"/>
                                  <a:pt x="1182" y="1440"/>
                                </a:cubicBezTo>
                                <a:cubicBezTo>
                                  <a:pt x="1024" y="1556"/>
                                  <a:pt x="860" y="1666"/>
                                  <a:pt x="697" y="1776"/>
                                </a:cubicBezTo>
                                <a:cubicBezTo>
                                  <a:pt x="558" y="1870"/>
                                  <a:pt x="419" y="1966"/>
                                  <a:pt x="292" y="2075"/>
                                </a:cubicBezTo>
                                <a:cubicBezTo>
                                  <a:pt x="260" y="2102"/>
                                  <a:pt x="229" y="2130"/>
                                  <a:pt x="201" y="2160"/>
                                </a:cubicBezTo>
                                <a:cubicBezTo>
                                  <a:pt x="134" y="2160"/>
                                  <a:pt x="67" y="2160"/>
                                  <a:pt x="0" y="2160"/>
                                </a:cubicBezTo>
                                <a:cubicBezTo>
                                  <a:pt x="22" y="2122"/>
                                  <a:pt x="48" y="2087"/>
                                  <a:pt x="77" y="2054"/>
                                </a:cubicBezTo>
                                <a:cubicBezTo>
                                  <a:pt x="141" y="1982"/>
                                  <a:pt x="216" y="1925"/>
                                  <a:pt x="297" y="1877"/>
                                </a:cubicBezTo>
                                <a:cubicBezTo>
                                  <a:pt x="362" y="1839"/>
                                  <a:pt x="429" y="1806"/>
                                  <a:pt x="498" y="1776"/>
                                </a:cubicBezTo>
                                <a:cubicBezTo>
                                  <a:pt x="554" y="1751"/>
                                  <a:pt x="610" y="1726"/>
                                  <a:pt x="666" y="1701"/>
                                </a:cubicBezTo>
                                <a:cubicBezTo>
                                  <a:pt x="726" y="1674"/>
                                  <a:pt x="785" y="1646"/>
                                  <a:pt x="843" y="1615"/>
                                </a:cubicBezTo>
                                <a:cubicBezTo>
                                  <a:pt x="930" y="1569"/>
                                  <a:pt x="1013" y="1518"/>
                                  <a:pt x="1090" y="1457"/>
                                </a:cubicBezTo>
                                <a:cubicBezTo>
                                  <a:pt x="1125" y="1430"/>
                                  <a:pt x="1159" y="1400"/>
                                  <a:pt x="1193" y="1371"/>
                                </a:cubicBezTo>
                                <a:cubicBezTo>
                                  <a:pt x="1200" y="1365"/>
                                  <a:pt x="1227" y="1338"/>
                                  <a:pt x="1227" y="1338"/>
                                </a:cubicBezTo>
                                <a:cubicBezTo>
                                  <a:pt x="1227" y="1338"/>
                                  <a:pt x="1227" y="1338"/>
                                  <a:pt x="1227" y="1338"/>
                                </a:cubicBezTo>
                                <a:cubicBezTo>
                                  <a:pt x="1228" y="1337"/>
                                  <a:pt x="1229" y="1336"/>
                                  <a:pt x="1230" y="1335"/>
                                </a:cubicBezTo>
                                <a:cubicBezTo>
                                  <a:pt x="1230" y="1335"/>
                                  <a:pt x="1230" y="1335"/>
                                  <a:pt x="1230" y="1335"/>
                                </a:cubicBezTo>
                                <a:cubicBezTo>
                                  <a:pt x="1230" y="1335"/>
                                  <a:pt x="1232" y="1333"/>
                                  <a:pt x="1233" y="1332"/>
                                </a:cubicBezTo>
                                <a:cubicBezTo>
                                  <a:pt x="1233" y="1332"/>
                                  <a:pt x="1233" y="1332"/>
                                  <a:pt x="1233" y="1332"/>
                                </a:cubicBezTo>
                                <a:cubicBezTo>
                                  <a:pt x="1234" y="1331"/>
                                  <a:pt x="1235" y="1330"/>
                                  <a:pt x="1236" y="1329"/>
                                </a:cubicBezTo>
                                <a:cubicBezTo>
                                  <a:pt x="1236" y="1329"/>
                                  <a:pt x="1236" y="1329"/>
                                  <a:pt x="1236" y="1329"/>
                                </a:cubicBezTo>
                                <a:cubicBezTo>
                                  <a:pt x="1237" y="1328"/>
                                  <a:pt x="1238" y="1327"/>
                                  <a:pt x="1239" y="1326"/>
                                </a:cubicBezTo>
                                <a:cubicBezTo>
                                  <a:pt x="1239" y="1326"/>
                                  <a:pt x="1239" y="1326"/>
                                  <a:pt x="1239" y="1326"/>
                                </a:cubicBezTo>
                                <a:cubicBezTo>
                                  <a:pt x="1240" y="1325"/>
                                  <a:pt x="1241" y="1324"/>
                                  <a:pt x="1242" y="1323"/>
                                </a:cubicBezTo>
                                <a:cubicBezTo>
                                  <a:pt x="1242" y="1323"/>
                                  <a:pt x="1242" y="1323"/>
                                  <a:pt x="1242" y="1323"/>
                                </a:cubicBezTo>
                                <a:cubicBezTo>
                                  <a:pt x="1243" y="1322"/>
                                  <a:pt x="1244" y="1321"/>
                                  <a:pt x="1245" y="1320"/>
                                </a:cubicBezTo>
                                <a:cubicBezTo>
                                  <a:pt x="1245" y="1320"/>
                                  <a:pt x="1245" y="1320"/>
                                  <a:pt x="1245" y="1320"/>
                                </a:cubicBezTo>
                                <a:cubicBezTo>
                                  <a:pt x="1246" y="1319"/>
                                  <a:pt x="1247" y="1318"/>
                                  <a:pt x="1248" y="1317"/>
                                </a:cubicBezTo>
                                <a:cubicBezTo>
                                  <a:pt x="1248" y="1317"/>
                                  <a:pt x="1248" y="1317"/>
                                  <a:pt x="1248" y="1317"/>
                                </a:cubicBezTo>
                                <a:cubicBezTo>
                                  <a:pt x="1249" y="1316"/>
                                  <a:pt x="1269" y="1296"/>
                                  <a:pt x="1269" y="1296"/>
                                </a:cubicBezTo>
                                <a:cubicBezTo>
                                  <a:pt x="1270" y="1295"/>
                                  <a:pt x="1274" y="1291"/>
                                  <a:pt x="1275" y="1290"/>
                                </a:cubicBezTo>
                                <a:cubicBezTo>
                                  <a:pt x="1275" y="1290"/>
                                  <a:pt x="1275" y="1290"/>
                                  <a:pt x="1275" y="1290"/>
                                </a:cubicBezTo>
                                <a:cubicBezTo>
                                  <a:pt x="1276" y="1289"/>
                                  <a:pt x="1277" y="1288"/>
                                  <a:pt x="1278" y="1287"/>
                                </a:cubicBezTo>
                                <a:cubicBezTo>
                                  <a:pt x="1278" y="1287"/>
                                  <a:pt x="1278" y="1287"/>
                                  <a:pt x="1278" y="1287"/>
                                </a:cubicBezTo>
                                <a:cubicBezTo>
                                  <a:pt x="1279" y="1286"/>
                                  <a:pt x="1280" y="1285"/>
                                  <a:pt x="1281" y="1284"/>
                                </a:cubicBezTo>
                                <a:cubicBezTo>
                                  <a:pt x="1281" y="1284"/>
                                  <a:pt x="1281" y="1284"/>
                                  <a:pt x="1281" y="1284"/>
                                </a:cubicBezTo>
                                <a:cubicBezTo>
                                  <a:pt x="1282" y="1283"/>
                                  <a:pt x="1302" y="1261"/>
                                  <a:pt x="1303" y="1260"/>
                                </a:cubicBezTo>
                                <a:cubicBezTo>
                                  <a:pt x="1318" y="1244"/>
                                  <a:pt x="1337" y="1221"/>
                                  <a:pt x="1360" y="1194"/>
                                </a:cubicBezTo>
                                <a:cubicBezTo>
                                  <a:pt x="1383" y="1170"/>
                                  <a:pt x="1403" y="1143"/>
                                  <a:pt x="1423" y="1116"/>
                                </a:cubicBezTo>
                                <a:cubicBezTo>
                                  <a:pt x="1445" y="1086"/>
                                  <a:pt x="1464" y="1054"/>
                                  <a:pt x="1485" y="1023"/>
                                </a:cubicBezTo>
                                <a:cubicBezTo>
                                  <a:pt x="1518" y="972"/>
                                  <a:pt x="1548" y="920"/>
                                  <a:pt x="1573" y="866"/>
                                </a:cubicBezTo>
                                <a:cubicBezTo>
                                  <a:pt x="1600" y="810"/>
                                  <a:pt x="1617" y="766"/>
                                  <a:pt x="1625" y="742"/>
                                </a:cubicBezTo>
                                <a:cubicBezTo>
                                  <a:pt x="1696" y="548"/>
                                  <a:pt x="1715" y="358"/>
                                  <a:pt x="1719" y="317"/>
                                </a:cubicBezTo>
                                <a:cubicBezTo>
                                  <a:pt x="1727" y="235"/>
                                  <a:pt x="1731" y="127"/>
                                  <a:pt x="1721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89D3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F0C6BDC" id="Group 23" o:spid="_x0000_s1026" style="position:absolute;margin-left:-84.5pt;margin-top:-69.7pt;width:462.05pt;height:456.3pt;z-index:251681280;mso-width-relative:margin;mso-height-relative:margin" coordsize="69660,6879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">
                <v:shape id="Picture 16" o:spid="_x0000_s1027" type="#_x0000_t75" style="position:absolute;left:212;width:53550;height:48355;visibility:visible;mso-wrap-style:square" coordsize="5355127,4836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" path="m,l4919247,r46909,77215c5214221,533860,5355127,1057165,5355127,1613380v,1779889,-1442885,3222774,-3222774,3222774c1353652,4836154,639455,4559977,82370,4100229l,4025367,,xe">
                  <v:imagedata r:id="rId10" o:title="" croptop="14516f" cropbottom="4806f" cropleft="21211f" cropright="10141f"/>
                  <v:formulas/>
                  <v:path o:extrusionok="t" o:connecttype="custom" o:connectlocs="0,0;4919089,0;4965996,77205;5354955,1613170;2132285,4835525;82367,4099696;0,4024843" o:connectangles="0,0,0,0,0,0,0"/>
                </v:shape>
                <v:shape id="Freeform 5" o:spid="_x0000_s1028" style="position:absolute;top:212;width:61976;height:68580;visibility:visible;mso-wrap-style:square;v-text-anchor:top" coordsize="1952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" path="m1677,v22,,56,,98,c1787,,1799,,1810,v41,,90,,109,c1924,,1934,,1938,v,,1,,2,c1942,,1943,,1944,v,18,,33,1,43c1946,61,1947,76,1947,86v,8,1,15,3,22c1950,140,1951,172,1951,204v-8,28,-2,57,-7,85c1952,305,1941,320,1944,336v-5,1,-6,4,-6,7c1938,369,1931,394,1929,419v-1,11,-6,22,-3,34c1925,461,1924,469,1923,477v-10,11,-9,24,-9,36c1914,513,1914,513,1914,513v-8,7,-6,16,-6,25c1908,546,1906,554,1902,561v-6,7,-7,16,-6,24c1896,585,1896,585,1896,585v-9,21,-15,42,-18,65c1878,650,1878,650,1878,650v-7,5,-6,12,-6,19c1872,669,1872,669,1872,669v-8,4,-6,12,-6,18c1866,687,1866,687,1866,687v-8,4,-5,12,-6,18c1857,718,1853,730,1848,742v-18,41,-33,83,-52,124c1770,920,1740,972,1707,1022v-20,32,-40,64,-62,94c1625,1143,1605,1169,1583,1194v-20,22,-37,45,-58,66c1524,1261,1523,1262,1522,1263v-1,1,-3,2,-4,3c1518,1266,1518,1266,1518,1266v-1,2,-2,3,-3,5c1514,1272,1513,1274,1512,1275v,,,,,c1511,1276,1510,1277,1509,1278v,,,,,c1508,1279,1507,1280,1506,1281v,,,,,c1505,1282,1504,1283,1503,1284v,,,,,c1502,1285,1501,1286,1500,1287v,,,,,c1499,1288,1498,1289,1497,1290v,,,,,c1496,1291,1495,1292,1494,1293v,,,,,c1493,1294,1492,1295,1491,1296v,,,,,c1490,1297,1489,1299,1488,1300v-5,5,-9,10,-14,14c1473,1315,1471,1316,1470,1317v,,,,,c1469,1318,1468,1319,1467,1320v,,,,,c1466,1321,1465,1322,1464,1323v,,,,,c1463,1324,1462,1325,1461,1326v,,,,,c1460,1327,1459,1328,1458,1329v,,,,,c1457,1330,1456,1331,1455,1332v,,,,,c1454,1333,1453,1334,1452,1335v,,,,,c1451,1336,1450,1337,1449,1338v,,,,,c1447,1340,1445,1343,1443,1345v-3,3,-5,5,-7,7c1431,1356,1424,1363,1415,1371v,,-53,47,-103,86c1235,1518,1152,1569,1066,1615v-58,31,-118,59,-178,86c832,1726,776,1751,720,1776v-68,30,-136,62,-200,101c438,1925,363,1982,300,2054v-29,33,-56,68,-78,106c152,2160,82,2159,11,2160,1,2160,,2157,,2148,,2032,,1916,,1800v12,2,30,4,53,6c148,1813,223,1799,273,1790v33,-6,76,-15,126,-31c403,1757,423,1748,428,1746v-13,1,-27,3,-41,5c358,1753,319,1755,273,1753v-68,-3,-119,-12,-148,-18c82,1727,41,1715,,1704v,-30,,-60,,-90c4,1615,8,1616,12,1617v29,13,60,23,91,32c237,1688,374,1704,514,1695v109,-6,216,-25,320,-58c851,1632,869,1627,884,1616v-18,5,-42,10,-70,15c798,1634,749,1643,690,1647v-104,6,-190,-4,-225,-8c332,1620,207,1580,90,1518,59,1502,30,1484,,1467v,-33,,-66,,-99c44,1397,90,1424,138,1446v41,24,85,40,129,57c412,1557,563,1587,719,1582v81,-3,161,-14,239,-36c1091,1510,1211,1449,1321,1367v84,-62,163,-131,227,-215c1664,1001,1724,829,1745,642v10,-83,10,-167,4,-251c1743,316,1733,242,1719,169,1708,112,1692,56,1677,xe" fillcolor="#63b934" stroked="f">
                  <v:path arrowok="t" o:connecttype="custom" o:connectlocs="5635625,0;6092825,0;6159500,0;6175375,136525;6191250,342900;6172200,917575;6153150,1089025;6115050,1438275;6076950,1628775;6057900,1708150;6019800,1857375;5962650,2063750;5943600,2124075;5924550,2181225;5905500,2238375;5702300,2749550;5222875,3543300;4841875,4000500;4819650,4019550;4810125,4035425;4800600,4048125;4791075,4057650;4781550,4067175;4772025,4076700;4762500,4086225;4752975,4095750;4743450,4105275;4733925,4114800;4679950,4171950;4667250,4181475;4657725,4191000;4648200,4200525;4638675,4210050;4629150,4219575;4619625,4229100;4610100,4238625;4600575,4248150;4559300,4292600;4165600,4625975;2819400,5400675;1651000,5959475;704850,6858000;0,6819900;168275,5734050;1266825,5584825;1228725,5559425;396875,5508625;0,5124450;327025,5235575;2647950,5197475;2584450,5178425;1476375,5203825;0,4657725;438150,4591050;2282825,5022850;4194175,4340225;5540375,2038350;5457825,536575" o:connectangles="0,0,0,0,0,0,0,0,0,0,0,0,0,0,0,0,0,0,0,0,0,0,0,0,0,0,0,0,0,0,0,0,0,0,0,0,0,0,0,0,0,0,0,0,0,0,0,0,0,0,0,0,0,0,0,0,0,0"/>
                </v:shape>
                <v:shape id="Freeform 6" o:spid="_x0000_s1029" style="position:absolute;left:7017;top:212;width:62643;height:68580;visibility:visible;mso-wrap-style:square;v-text-anchor:top" coordsize="1973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" path="m1721,v84,,168,,252,1c1969,270,1912,528,1796,772v-79,166,-186,314,-322,439c1383,1296,1282,1367,1182,1440v-158,116,-322,226,-485,336c558,1870,419,1966,292,2075v-32,27,-63,55,-91,85c134,2160,67,2160,,2160v22,-38,48,-73,77,-106c141,1982,216,1925,297,1877v65,-38,132,-71,201,-101c554,1751,610,1726,666,1701v60,-27,119,-55,177,-86c930,1569,1013,1518,1090,1457v35,-27,69,-57,103,-86c1200,1365,1227,1338,1227,1338v,,,,,c1228,1337,1229,1336,1230,1335v,,,,,c1230,1335,1232,1333,1233,1332v,,,,,c1234,1331,1235,1330,1236,1329v,,,,,c1237,1328,1238,1327,1239,1326v,,,,,c1240,1325,1241,1324,1242,1323v,,,,,c1243,1322,1244,1321,1245,1320v,,,,,c1246,1319,1247,1318,1248,1317v,,,,,c1249,1316,1269,1296,1269,1296v1,-1,5,-5,6,-6c1275,1290,1275,1290,1275,1290v1,-1,2,-2,3,-3c1278,1287,1278,1287,1278,1287v1,-1,2,-2,3,-3c1281,1284,1281,1284,1281,1284v1,-1,21,-23,22,-24c1318,1244,1337,1221,1360,1194v23,-24,43,-51,63,-78c1445,1086,1464,1054,1485,1023v33,-51,63,-103,88,-157c1600,810,1617,766,1625,742v71,-194,90,-384,94,-425c1727,235,1731,127,1721,xe" fillcolor="#0089d3" stroked="f">
                  <v:path arrowok="t" o:connecttype="custom" o:connectlocs="5464175,0;6264275,3175;5702300,2451100;4679950,3844925;3752850,4572000;2212975,5638800;927100,6588125;638175,6858000;0,6858000;244475,6521450;942975,5959475;1581150,5638800;2114550,5400675;2676525,5127625;3460750,4625975;3787775,4352925;3895725,4248150;3895725,4248150;3905250,4238625;3905250,4238625;3914775,4229100;3914775,4229100;3924300,4219575;3924300,4219575;3933825,4210050;3933825,4210050;3943350,4200525;3943350,4200525;3952875,4191000;3952875,4191000;3962400,4181475;3962400,4181475;4029075,4114800;4048125,4095750;4048125,4095750;4057650,4086225;4057650,4086225;4067175,4076700;4067175,4076700;4137025,4000500;4318000,3790950;4518025,3543300;4714875,3248025;4994275,2749550;5159375,2355850;5457825,1006475;5464175,0" o:connectangles="0,0,0,0,0,0,0,0,0,0,0,0,0,0,0,0,0,0,0,0,0,0,0,0,0,0,0,0,0,0,0,0,0,0,0,0,0,0,0,0,0,0,0,0,0,0,0"/>
                </v:shape>
              </v:group>
            </w:pict>
          </mc:Fallback>
        </mc:AlternateContent>
      </w:r>
    </w:p>
    <w:p w14:paraId="063D98A9" w14:textId="108C6CB8" w:rsidR="00CB561C" w:rsidRPr="00FB6112" w:rsidRDefault="00CB561C" w:rsidP="00CB561C">
      <w:pPr>
        <w:jc w:val="center"/>
        <w:rPr>
          <w:rFonts w:cs="Calibri"/>
        </w:rPr>
      </w:pPr>
    </w:p>
    <w:p w14:paraId="04164D7C" w14:textId="4A3196F1" w:rsidR="000E7DBC" w:rsidRDefault="000E7DBC" w:rsidP="000E7DBC">
      <w:pPr>
        <w:jc w:val="right"/>
        <w:rPr>
          <w:rFonts w:cs="Calibri"/>
          <w:b/>
          <w:color w:val="262626"/>
          <w:sz w:val="52"/>
          <w:szCs w:val="52"/>
        </w:rPr>
      </w:pPr>
    </w:p>
    <w:p w14:paraId="66A74977" w14:textId="112D38A8" w:rsidR="000E7DBC" w:rsidRDefault="000E7DBC" w:rsidP="000E7DBC">
      <w:pPr>
        <w:jc w:val="right"/>
        <w:rPr>
          <w:rFonts w:cs="Calibri"/>
          <w:b/>
          <w:color w:val="262626"/>
          <w:sz w:val="52"/>
          <w:szCs w:val="52"/>
        </w:rPr>
      </w:pPr>
    </w:p>
    <w:p w14:paraId="3ABA35A5" w14:textId="6AD5F075" w:rsidR="00000778" w:rsidRDefault="00000778" w:rsidP="000E7DBC">
      <w:pPr>
        <w:jc w:val="right"/>
        <w:rPr>
          <w:rFonts w:cs="Calibri"/>
          <w:b/>
          <w:color w:val="262626"/>
          <w:sz w:val="52"/>
          <w:szCs w:val="52"/>
        </w:rPr>
      </w:pPr>
    </w:p>
    <w:p w14:paraId="14A8C57F" w14:textId="5CB29EF6" w:rsidR="00000778" w:rsidRDefault="00000778" w:rsidP="000E7DBC">
      <w:pPr>
        <w:jc w:val="right"/>
        <w:rPr>
          <w:rFonts w:cs="Calibri"/>
          <w:b/>
          <w:color w:val="262626"/>
          <w:sz w:val="52"/>
          <w:szCs w:val="52"/>
        </w:rPr>
      </w:pPr>
    </w:p>
    <w:p w14:paraId="29AD68B6" w14:textId="623CC309" w:rsidR="002C54DE" w:rsidRDefault="002C54DE" w:rsidP="002C54DE">
      <w:pPr>
        <w:jc w:val="center"/>
        <w:rPr>
          <w:rFonts w:cs="Calibri"/>
        </w:rPr>
      </w:pPr>
    </w:p>
    <w:p w14:paraId="7C96E435" w14:textId="4838F92E" w:rsidR="002C54DE" w:rsidRDefault="002C54DE" w:rsidP="002C54DE">
      <w:pPr>
        <w:jc w:val="center"/>
        <w:rPr>
          <w:rFonts w:cs="Calibri"/>
        </w:rPr>
      </w:pPr>
    </w:p>
    <w:p w14:paraId="43BDBA24" w14:textId="408E7D4F" w:rsidR="002C54DE" w:rsidRDefault="002C54DE" w:rsidP="002C54DE">
      <w:pPr>
        <w:jc w:val="center"/>
        <w:rPr>
          <w:rFonts w:cs="Calibri"/>
        </w:rPr>
      </w:pPr>
    </w:p>
    <w:p w14:paraId="609ADEB4" w14:textId="57F41110" w:rsidR="002C54DE" w:rsidRDefault="002C54DE" w:rsidP="002C54DE">
      <w:pPr>
        <w:jc w:val="center"/>
        <w:rPr>
          <w:rFonts w:cs="Calibri"/>
        </w:rPr>
      </w:pPr>
    </w:p>
    <w:p w14:paraId="305E8140" w14:textId="70499383" w:rsidR="002C54DE" w:rsidRDefault="006920C1" w:rsidP="002C54DE">
      <w:pPr>
        <w:jc w:val="center"/>
        <w:rPr>
          <w:rFonts w:cs="Calibri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3088" behindDoc="0" locked="0" layoutInCell="1" allowOverlap="1" wp14:anchorId="48A462F9" wp14:editId="624A3E41">
                <wp:simplePos x="0" y="0"/>
                <wp:positionH relativeFrom="margin">
                  <wp:posOffset>3020929</wp:posOffset>
                </wp:positionH>
                <wp:positionV relativeFrom="margin">
                  <wp:posOffset>2757805</wp:posOffset>
                </wp:positionV>
                <wp:extent cx="2934335" cy="695960"/>
                <wp:effectExtent l="0" t="0" r="0" b="1905"/>
                <wp:wrapSquare wrapText="bothSides"/>
                <wp:docPr id="8" name="Text Box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34335" cy="6959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051ED37" w14:textId="6E479F32" w:rsidR="005F61BE" w:rsidRPr="006920C1" w:rsidRDefault="005F61BE" w:rsidP="006920C1">
                            <w:pPr>
                              <w:ind w:left="0"/>
                              <w:jc w:val="center"/>
                              <w:rPr>
                                <w:rFonts w:asciiTheme="majorHAnsi" w:hAnsiTheme="majorHAnsi" w:cstheme="majorHAnsi"/>
                                <w:bCs/>
                                <w:color w:val="0089D3"/>
                                <w:sz w:val="64"/>
                                <w:szCs w:val="64"/>
                              </w:rPr>
                            </w:pPr>
                            <w:r w:rsidRPr="006920C1">
                              <w:rPr>
                                <w:rFonts w:asciiTheme="majorHAnsi" w:hAnsiTheme="majorHAnsi" w:cstheme="majorHAnsi"/>
                                <w:bCs/>
                                <w:color w:val="0089D3"/>
                                <w:sz w:val="64"/>
                                <w:szCs w:val="64"/>
                              </w:rPr>
                              <w:t>Aithent Word Template - 202</w:t>
                            </w:r>
                            <w:r w:rsidR="003453C3">
                              <w:rPr>
                                <w:rFonts w:asciiTheme="majorHAnsi" w:hAnsiTheme="majorHAnsi" w:cstheme="majorHAnsi"/>
                                <w:bCs/>
                                <w:color w:val="0089D3"/>
                                <w:sz w:val="64"/>
                                <w:szCs w:val="64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8A462F9" id="_x0000_t202" coordsize="21600,21600" o:spt="202" path="m,l,21600r21600,l21600,xe">
                <v:stroke joinstyle="miter"/>
                <v:path gradientshapeok="t" o:connecttype="rect"/>
              </v:shapetype>
              <v:shape id="Text Box 143" o:spid="_x0000_s1026" type="#_x0000_t202" style="position:absolute;left:0;text-align:left;margin-left:237.85pt;margin-top:217.15pt;width:231.05pt;height:54.8pt;z-index:25167308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" filled="f" stroked="f">
                <v:textbox style="mso-fit-shape-to-text:t">
                  <w:txbxContent>
                    <w:p w14:paraId="0051ED37" w14:textId="6E479F32" w:rsidR="005F61BE" w:rsidRPr="006920C1" w:rsidRDefault="005F61BE" w:rsidP="006920C1">
                      <w:pPr>
                        <w:ind w:left="0"/>
                        <w:jc w:val="center"/>
                        <w:rPr>
                          <w:rFonts w:asciiTheme="majorHAnsi" w:hAnsiTheme="majorHAnsi" w:cstheme="majorHAnsi"/>
                          <w:bCs/>
                          <w:color w:val="0089D3"/>
                          <w:sz w:val="64"/>
                          <w:szCs w:val="64"/>
                        </w:rPr>
                      </w:pPr>
                      <w:r w:rsidRPr="006920C1">
                        <w:rPr>
                          <w:rFonts w:asciiTheme="majorHAnsi" w:hAnsiTheme="majorHAnsi" w:cstheme="majorHAnsi"/>
                          <w:bCs/>
                          <w:color w:val="0089D3"/>
                          <w:sz w:val="64"/>
                          <w:szCs w:val="64"/>
                        </w:rPr>
                        <w:t>Aithent Word Template - 202</w:t>
                      </w:r>
                      <w:r w:rsidR="003453C3">
                        <w:rPr>
                          <w:rFonts w:asciiTheme="majorHAnsi" w:hAnsiTheme="majorHAnsi" w:cstheme="majorHAnsi"/>
                          <w:bCs/>
                          <w:color w:val="0089D3"/>
                          <w:sz w:val="64"/>
                          <w:szCs w:val="64"/>
                        </w:rPr>
                        <w:t>4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14:paraId="34913045" w14:textId="52AA74A4" w:rsidR="002C54DE" w:rsidRDefault="002C54DE" w:rsidP="002C54DE">
      <w:pPr>
        <w:jc w:val="center"/>
        <w:rPr>
          <w:rFonts w:cs="Calibri"/>
        </w:rPr>
      </w:pPr>
    </w:p>
    <w:p w14:paraId="40F58D80" w14:textId="5313708D" w:rsidR="002C54DE" w:rsidRDefault="002C54DE" w:rsidP="002C54DE">
      <w:pPr>
        <w:jc w:val="center"/>
        <w:rPr>
          <w:rFonts w:cs="Calibri"/>
        </w:rPr>
      </w:pPr>
    </w:p>
    <w:p w14:paraId="27423773" w14:textId="4F42316E" w:rsidR="002C54DE" w:rsidRDefault="002C54DE" w:rsidP="002C54DE">
      <w:pPr>
        <w:jc w:val="center"/>
        <w:rPr>
          <w:rFonts w:cs="Calibri"/>
        </w:rPr>
      </w:pPr>
    </w:p>
    <w:p w14:paraId="32560959" w14:textId="7867161D" w:rsidR="002C54DE" w:rsidRPr="00FB6112" w:rsidRDefault="002C54DE" w:rsidP="002C54DE">
      <w:pPr>
        <w:jc w:val="center"/>
        <w:rPr>
          <w:rFonts w:cs="Calibri"/>
        </w:rPr>
      </w:pPr>
    </w:p>
    <w:p w14:paraId="29B17B9E" w14:textId="06ED372A" w:rsidR="002C54DE" w:rsidRDefault="002C54DE" w:rsidP="002C54DE">
      <w:pPr>
        <w:jc w:val="center"/>
        <w:rPr>
          <w:color w:val="262626"/>
        </w:rPr>
      </w:pPr>
    </w:p>
    <w:p w14:paraId="18E01F89" w14:textId="0DCD770D" w:rsidR="002C54DE" w:rsidRDefault="002C54DE" w:rsidP="00AA3C4A">
      <w:pPr>
        <w:rPr>
          <w:color w:val="262626"/>
        </w:rPr>
      </w:pPr>
    </w:p>
    <w:p w14:paraId="69269B04" w14:textId="5A7A73CD" w:rsidR="000E7DBC" w:rsidRDefault="000E7DBC" w:rsidP="000E7DBC">
      <w:pPr>
        <w:rPr>
          <w:color w:val="404040"/>
        </w:rPr>
      </w:pPr>
    </w:p>
    <w:p w14:paraId="0915D6E7" w14:textId="5804E013" w:rsidR="000E7DBC" w:rsidRDefault="000E7DBC" w:rsidP="000E7DBC">
      <w:pPr>
        <w:rPr>
          <w:color w:val="404040"/>
        </w:rPr>
      </w:pPr>
    </w:p>
    <w:p w14:paraId="6AF438B1" w14:textId="6A03E42D" w:rsidR="00CB561C" w:rsidRPr="00D46E9D" w:rsidRDefault="008F791E" w:rsidP="00D46E9D">
      <w:pPr>
        <w:ind w:left="0"/>
        <w:rPr>
          <w:color w:val="404040"/>
        </w:rPr>
        <w:sectPr w:rsidR="00CB561C" w:rsidRPr="00D46E9D" w:rsidSect="00FB5410">
          <w:headerReference w:type="default" r:id="rId11"/>
          <w:pgSz w:w="12242" w:h="20163" w:code="5"/>
          <w:pgMar w:top="720" w:right="720" w:bottom="720" w:left="720" w:header="720" w:footer="720" w:gutter="0"/>
          <w:pgNumType w:start="0"/>
          <w:cols w:space="720"/>
          <w:docGrid w:linePitch="360"/>
        </w:sectPr>
      </w:pPr>
      <w:r>
        <w:rPr>
          <w:noProof/>
          <w:color w:val="404040"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32559433" wp14:editId="2EE397E0">
                <wp:simplePos x="0" y="0"/>
                <wp:positionH relativeFrom="margin">
                  <wp:align>center</wp:align>
                </wp:positionH>
                <wp:positionV relativeFrom="margin">
                  <wp:align>bottom</wp:align>
                </wp:positionV>
                <wp:extent cx="5591175" cy="494665"/>
                <wp:effectExtent l="0" t="0" r="0" b="0"/>
                <wp:wrapThrough wrapText="bothSides">
                  <wp:wrapPolygon edited="0">
                    <wp:start x="147" y="0"/>
                    <wp:lineTo x="147" y="21372"/>
                    <wp:lineTo x="21342" y="21372"/>
                    <wp:lineTo x="21342" y="0"/>
                    <wp:lineTo x="147" y="0"/>
                  </wp:wrapPolygon>
                </wp:wrapThrough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91175" cy="494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D331E9" w14:textId="77777777" w:rsidR="008F791E" w:rsidRPr="00C203C3" w:rsidRDefault="008F791E" w:rsidP="008F791E">
                            <w:pPr>
                              <w:ind w:left="0"/>
                              <w:jc w:val="center"/>
                              <w:rPr>
                                <w:rFonts w:asciiTheme="majorHAnsi" w:hAnsiTheme="majorHAnsi" w:cstheme="majorHAnsi"/>
                                <w:color w:val="FFFFFF" w:themeColor="background1"/>
                                <w:sz w:val="26"/>
                                <w:szCs w:val="26"/>
                              </w:rPr>
                            </w:pPr>
                            <w:r w:rsidRPr="00C203C3">
                              <w:rPr>
                                <w:rFonts w:asciiTheme="majorHAnsi" w:hAnsiTheme="majorHAnsi" w:cstheme="majorHAnsi"/>
                                <w:color w:val="FFFFFF" w:themeColor="background1"/>
                                <w:sz w:val="26"/>
                                <w:szCs w:val="26"/>
                              </w:rPr>
                              <w:t>19 Fulton Street, Suite 408, New York, NY 10038</w:t>
                            </w:r>
                          </w:p>
                          <w:p w14:paraId="432E9E12" w14:textId="77777777" w:rsidR="008F791E" w:rsidRDefault="00766F77" w:rsidP="008F791E">
                            <w:pPr>
                              <w:ind w:left="0"/>
                              <w:jc w:val="center"/>
                              <w:rPr>
                                <w:rFonts w:asciiTheme="majorHAnsi" w:hAnsiTheme="majorHAnsi" w:cstheme="majorHAnsi"/>
                                <w:color w:val="FFFFFF" w:themeColor="background1"/>
                                <w:sz w:val="26"/>
                                <w:szCs w:val="26"/>
                                <w:u w:val="single"/>
                              </w:rPr>
                            </w:pPr>
                            <w:hyperlink r:id="rId12" w:history="1">
                              <w:r w:rsidR="008F791E" w:rsidRPr="00E47278">
                                <w:rPr>
                                  <w:rStyle w:val="Hyperlink"/>
                                  <w:rFonts w:asciiTheme="majorHAnsi" w:hAnsiTheme="majorHAnsi" w:cstheme="majorHAnsi"/>
                                  <w:color w:val="FFFFFF" w:themeColor="background1"/>
                                  <w:sz w:val="26"/>
                                  <w:szCs w:val="26"/>
                                </w:rPr>
                                <w:t>www.aithent.com</w:t>
                              </w:r>
                            </w:hyperlink>
                          </w:p>
                          <w:p w14:paraId="6E72FE10" w14:textId="77777777" w:rsidR="008F791E" w:rsidRDefault="008F791E" w:rsidP="008F791E">
                            <w:pPr>
                              <w:ind w:left="0"/>
                              <w:jc w:val="center"/>
                              <w:rPr>
                                <w:rFonts w:asciiTheme="majorHAnsi" w:hAnsiTheme="majorHAnsi" w:cstheme="majorHAnsi"/>
                                <w:color w:val="FFFFFF" w:themeColor="background1"/>
                                <w:sz w:val="26"/>
                                <w:szCs w:val="26"/>
                                <w:u w:val="single"/>
                              </w:rPr>
                            </w:pPr>
                          </w:p>
                          <w:p w14:paraId="4C89B0BC" w14:textId="77777777" w:rsidR="008F791E" w:rsidRDefault="008F791E" w:rsidP="008F791E">
                            <w:pPr>
                              <w:ind w:left="0"/>
                              <w:jc w:val="center"/>
                              <w:rPr>
                                <w:rFonts w:asciiTheme="majorHAnsi" w:hAnsiTheme="majorHAnsi" w:cstheme="majorHAnsi"/>
                                <w:color w:val="FFFFFF" w:themeColor="background1"/>
                                <w:sz w:val="26"/>
                                <w:szCs w:val="26"/>
                                <w:u w:val="single"/>
                              </w:rPr>
                            </w:pPr>
                          </w:p>
                          <w:p w14:paraId="594DFF20" w14:textId="77777777" w:rsidR="008F791E" w:rsidRDefault="008F791E" w:rsidP="008F791E">
                            <w:pPr>
                              <w:ind w:left="0"/>
                              <w:jc w:val="center"/>
                              <w:rPr>
                                <w:rFonts w:asciiTheme="majorHAnsi" w:hAnsiTheme="majorHAnsi" w:cstheme="majorHAnsi"/>
                                <w:color w:val="FFFFFF" w:themeColor="background1"/>
                                <w:sz w:val="26"/>
                                <w:szCs w:val="26"/>
                                <w:u w:val="single"/>
                              </w:rPr>
                            </w:pPr>
                          </w:p>
                          <w:p w14:paraId="20415EDF" w14:textId="77777777" w:rsidR="008F791E" w:rsidRDefault="008F791E" w:rsidP="008F791E">
                            <w:pPr>
                              <w:ind w:left="0"/>
                              <w:jc w:val="center"/>
                              <w:rPr>
                                <w:rFonts w:asciiTheme="majorHAnsi" w:hAnsiTheme="majorHAnsi" w:cstheme="majorHAnsi"/>
                                <w:color w:val="FFFFFF" w:themeColor="background1"/>
                                <w:sz w:val="26"/>
                                <w:szCs w:val="26"/>
                                <w:u w:val="single"/>
                              </w:rPr>
                            </w:pPr>
                          </w:p>
                          <w:p w14:paraId="06E1483D" w14:textId="77777777" w:rsidR="008F791E" w:rsidRDefault="008F791E" w:rsidP="008F791E">
                            <w:pPr>
                              <w:ind w:left="0"/>
                              <w:jc w:val="center"/>
                              <w:rPr>
                                <w:rFonts w:asciiTheme="majorHAnsi" w:hAnsiTheme="majorHAnsi" w:cstheme="majorHAnsi"/>
                                <w:color w:val="FFFFFF" w:themeColor="background1"/>
                                <w:sz w:val="26"/>
                                <w:szCs w:val="26"/>
                                <w:u w:val="single"/>
                              </w:rPr>
                            </w:pPr>
                          </w:p>
                          <w:p w14:paraId="0B9CFA9F" w14:textId="77777777" w:rsidR="008F791E" w:rsidRPr="00E44B6F" w:rsidRDefault="008F791E" w:rsidP="008F791E">
                            <w:pPr>
                              <w:ind w:left="0"/>
                              <w:jc w:val="center"/>
                              <w:rPr>
                                <w:rFonts w:asciiTheme="majorHAnsi" w:hAnsiTheme="majorHAnsi" w:cstheme="majorHAnsi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E44B6F">
                              <w:rPr>
                                <w:rFonts w:asciiTheme="majorHAnsi" w:hAnsiTheme="majorHAnsi" w:cstheme="majorHAnsi"/>
                                <w:color w:val="FFFFFF" w:themeColor="background1"/>
                                <w:sz w:val="18"/>
                                <w:szCs w:val="18"/>
                              </w:rPr>
                              <w:t>This document contains proprietary information of Aithent and is tendered subject to the condition that the information be retained in confidence.</w:t>
                            </w:r>
                          </w:p>
                          <w:p w14:paraId="20474A8E" w14:textId="77777777" w:rsidR="008F791E" w:rsidRPr="00C203C3" w:rsidRDefault="008F791E" w:rsidP="008F791E">
                            <w:pPr>
                              <w:ind w:left="0"/>
                              <w:jc w:val="center"/>
                              <w:rPr>
                                <w:rFonts w:asciiTheme="majorHAnsi" w:hAnsiTheme="majorHAnsi" w:cstheme="majorHAnsi"/>
                                <w:color w:val="FFFFFF" w:themeColor="background1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255943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margin-left:0;margin-top:0;width:440.25pt;height:38.95pt;z-index:251683328;visibility:visible;mso-wrap-style:square;mso-width-percent:0;mso-wrap-distance-left:9pt;mso-wrap-distance-top:0;mso-wrap-distance-right:9pt;mso-wrap-distance-bottom:0;mso-position-horizontal:center;mso-position-horizontal-relative:margin;mso-position-vertical:bottom;mso-position-vertical-relative:margin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" filled="f" stroked="f">
                <v:textbox style="mso-fit-shape-to-text:t">
                  <w:txbxContent>
                    <w:p w14:paraId="6AD331E9" w14:textId="77777777" w:rsidR="008F791E" w:rsidRPr="00C203C3" w:rsidRDefault="008F791E" w:rsidP="008F791E">
                      <w:pPr>
                        <w:ind w:left="0"/>
                        <w:jc w:val="center"/>
                        <w:rPr>
                          <w:rFonts w:asciiTheme="majorHAnsi" w:hAnsiTheme="majorHAnsi" w:cstheme="majorHAnsi"/>
                          <w:color w:val="FFFFFF" w:themeColor="background1"/>
                          <w:sz w:val="26"/>
                          <w:szCs w:val="26"/>
                        </w:rPr>
                      </w:pPr>
                      <w:r w:rsidRPr="00C203C3">
                        <w:rPr>
                          <w:rFonts w:asciiTheme="majorHAnsi" w:hAnsiTheme="majorHAnsi" w:cstheme="majorHAnsi"/>
                          <w:color w:val="FFFFFF" w:themeColor="background1"/>
                          <w:sz w:val="26"/>
                          <w:szCs w:val="26"/>
                        </w:rPr>
                        <w:t>19 Fulton Street, Suite 408, New York, NY 10038</w:t>
                      </w:r>
                    </w:p>
                    <w:p w14:paraId="432E9E12" w14:textId="77777777" w:rsidR="008F791E" w:rsidRDefault="008F791E" w:rsidP="008F791E">
                      <w:pPr>
                        <w:ind w:left="0"/>
                        <w:jc w:val="center"/>
                        <w:rPr>
                          <w:rFonts w:asciiTheme="majorHAnsi" w:hAnsiTheme="majorHAnsi" w:cstheme="majorHAnsi"/>
                          <w:color w:val="FFFFFF" w:themeColor="background1"/>
                          <w:sz w:val="26"/>
                          <w:szCs w:val="26"/>
                          <w:u w:val="single"/>
                        </w:rPr>
                      </w:pPr>
                      <w:hyperlink r:id="rId13" w:history="1">
                        <w:r w:rsidRPr="00E47278">
                          <w:rPr>
                            <w:rStyle w:val="Hyperlink"/>
                            <w:rFonts w:asciiTheme="majorHAnsi" w:hAnsiTheme="majorHAnsi" w:cstheme="majorHAnsi"/>
                            <w:color w:val="FFFFFF" w:themeColor="background1"/>
                            <w:sz w:val="26"/>
                            <w:szCs w:val="26"/>
                          </w:rPr>
                          <w:t>www.aithent.com</w:t>
                        </w:r>
                      </w:hyperlink>
                    </w:p>
                    <w:p w14:paraId="6E72FE10" w14:textId="77777777" w:rsidR="008F791E" w:rsidRDefault="008F791E" w:rsidP="008F791E">
                      <w:pPr>
                        <w:ind w:left="0"/>
                        <w:jc w:val="center"/>
                        <w:rPr>
                          <w:rFonts w:asciiTheme="majorHAnsi" w:hAnsiTheme="majorHAnsi" w:cstheme="majorHAnsi"/>
                          <w:color w:val="FFFFFF" w:themeColor="background1"/>
                          <w:sz w:val="26"/>
                          <w:szCs w:val="26"/>
                          <w:u w:val="single"/>
                        </w:rPr>
                      </w:pPr>
                    </w:p>
                    <w:p w14:paraId="4C89B0BC" w14:textId="77777777" w:rsidR="008F791E" w:rsidRDefault="008F791E" w:rsidP="008F791E">
                      <w:pPr>
                        <w:ind w:left="0"/>
                        <w:jc w:val="center"/>
                        <w:rPr>
                          <w:rFonts w:asciiTheme="majorHAnsi" w:hAnsiTheme="majorHAnsi" w:cstheme="majorHAnsi"/>
                          <w:color w:val="FFFFFF" w:themeColor="background1"/>
                          <w:sz w:val="26"/>
                          <w:szCs w:val="26"/>
                          <w:u w:val="single"/>
                        </w:rPr>
                      </w:pPr>
                    </w:p>
                    <w:p w14:paraId="594DFF20" w14:textId="77777777" w:rsidR="008F791E" w:rsidRDefault="008F791E" w:rsidP="008F791E">
                      <w:pPr>
                        <w:ind w:left="0"/>
                        <w:jc w:val="center"/>
                        <w:rPr>
                          <w:rFonts w:asciiTheme="majorHAnsi" w:hAnsiTheme="majorHAnsi" w:cstheme="majorHAnsi"/>
                          <w:color w:val="FFFFFF" w:themeColor="background1"/>
                          <w:sz w:val="26"/>
                          <w:szCs w:val="26"/>
                          <w:u w:val="single"/>
                        </w:rPr>
                      </w:pPr>
                    </w:p>
                    <w:p w14:paraId="20415EDF" w14:textId="77777777" w:rsidR="008F791E" w:rsidRDefault="008F791E" w:rsidP="008F791E">
                      <w:pPr>
                        <w:ind w:left="0"/>
                        <w:jc w:val="center"/>
                        <w:rPr>
                          <w:rFonts w:asciiTheme="majorHAnsi" w:hAnsiTheme="majorHAnsi" w:cstheme="majorHAnsi"/>
                          <w:color w:val="FFFFFF" w:themeColor="background1"/>
                          <w:sz w:val="26"/>
                          <w:szCs w:val="26"/>
                          <w:u w:val="single"/>
                        </w:rPr>
                      </w:pPr>
                    </w:p>
                    <w:p w14:paraId="06E1483D" w14:textId="77777777" w:rsidR="008F791E" w:rsidRDefault="008F791E" w:rsidP="008F791E">
                      <w:pPr>
                        <w:ind w:left="0"/>
                        <w:jc w:val="center"/>
                        <w:rPr>
                          <w:rFonts w:asciiTheme="majorHAnsi" w:hAnsiTheme="majorHAnsi" w:cstheme="majorHAnsi"/>
                          <w:color w:val="FFFFFF" w:themeColor="background1"/>
                          <w:sz w:val="26"/>
                          <w:szCs w:val="26"/>
                          <w:u w:val="single"/>
                        </w:rPr>
                      </w:pPr>
                    </w:p>
                    <w:p w14:paraId="0B9CFA9F" w14:textId="77777777" w:rsidR="008F791E" w:rsidRPr="00E44B6F" w:rsidRDefault="008F791E" w:rsidP="008F791E">
                      <w:pPr>
                        <w:ind w:left="0"/>
                        <w:jc w:val="center"/>
                        <w:rPr>
                          <w:rFonts w:asciiTheme="majorHAnsi" w:hAnsiTheme="majorHAnsi" w:cstheme="majorHAnsi"/>
                          <w:color w:val="FFFFFF" w:themeColor="background1"/>
                          <w:sz w:val="18"/>
                          <w:szCs w:val="18"/>
                        </w:rPr>
                      </w:pPr>
                      <w:r w:rsidRPr="00E44B6F">
                        <w:rPr>
                          <w:rFonts w:asciiTheme="majorHAnsi" w:hAnsiTheme="majorHAnsi" w:cstheme="majorHAnsi"/>
                          <w:color w:val="FFFFFF" w:themeColor="background1"/>
                          <w:sz w:val="18"/>
                          <w:szCs w:val="18"/>
                        </w:rPr>
                        <w:t>This document contains proprietary information of Aithent and is tendered subject to the condition that the information be retained in confidence.</w:t>
                      </w:r>
                    </w:p>
                    <w:p w14:paraId="20474A8E" w14:textId="77777777" w:rsidR="008F791E" w:rsidRPr="00C203C3" w:rsidRDefault="008F791E" w:rsidP="008F791E">
                      <w:pPr>
                        <w:ind w:left="0"/>
                        <w:jc w:val="center"/>
                        <w:rPr>
                          <w:rFonts w:asciiTheme="majorHAnsi" w:hAnsiTheme="majorHAnsi" w:cstheme="majorHAnsi"/>
                          <w:color w:val="FFFFFF" w:themeColor="background1"/>
                          <w:sz w:val="26"/>
                          <w:szCs w:val="26"/>
                        </w:rPr>
                      </w:pPr>
                    </w:p>
                  </w:txbxContent>
                </v:textbox>
                <w10:wrap type="through" anchorx="margin" anchory="margin"/>
              </v:shape>
            </w:pict>
          </mc:Fallback>
        </mc:AlternateContent>
      </w:r>
      <w:r w:rsidR="00763DD8">
        <w:rPr>
          <w:noProof/>
        </w:rPr>
        <mc:AlternateContent>
          <mc:Choice Requires="wps">
            <w:drawing>
              <wp:anchor distT="0" distB="0" distL="114300" distR="114300" simplePos="0" relativeHeight="251647487" behindDoc="0" locked="0" layoutInCell="1" allowOverlap="1" wp14:anchorId="1F926494" wp14:editId="5D0D85CF">
                <wp:simplePos x="0" y="0"/>
                <wp:positionH relativeFrom="column">
                  <wp:posOffset>-476250</wp:posOffset>
                </wp:positionH>
                <wp:positionV relativeFrom="paragraph">
                  <wp:posOffset>415925</wp:posOffset>
                </wp:positionV>
                <wp:extent cx="7808595" cy="7181850"/>
                <wp:effectExtent l="0" t="0" r="1905" b="0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08595" cy="7181850"/>
                        </a:xfrm>
                        <a:prstGeom prst="rect">
                          <a:avLst/>
                        </a:prstGeom>
                        <a:solidFill>
                          <a:srgbClr val="0089D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560600" id="Rectangle 25" o:spid="_x0000_s1026" style="position:absolute;margin-left:-37.5pt;margin-top:32.75pt;width:614.85pt;height:565.5pt;z-index:251647487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" fillcolor="#0089d3" stroked="f" strokeweight="1pt"/>
            </w:pict>
          </mc:Fallback>
        </mc:AlternateContent>
      </w:r>
    </w:p>
    <w:p w14:paraId="2106A795" w14:textId="1C8564FB" w:rsidR="00022D79" w:rsidRPr="00D146D8" w:rsidRDefault="00022D79">
      <w:pPr>
        <w:pStyle w:val="TOCHeading"/>
        <w:rPr>
          <w:rFonts w:ascii="Calibri" w:hAnsi="Calibri"/>
        </w:rPr>
      </w:pPr>
      <w:r w:rsidRPr="00C2162D">
        <w:rPr>
          <w:rFonts w:ascii="Calibri" w:hAnsi="Calibri"/>
          <w:color w:val="262626" w:themeColor="text1" w:themeTint="D9"/>
        </w:rPr>
        <w:lastRenderedPageBreak/>
        <w:t>Table of Contents</w:t>
      </w:r>
    </w:p>
    <w:p w14:paraId="1757C5F0" w14:textId="688251FF" w:rsidR="00CF221F" w:rsidRPr="003851C1" w:rsidRDefault="00CF221F">
      <w:pPr>
        <w:pStyle w:val="TOC1"/>
        <w:rPr>
          <w:noProof/>
          <w:color w:val="auto"/>
          <w:sz w:val="22"/>
          <w:szCs w:val="22"/>
          <w:lang w:val="en-IN" w:eastAsia="en-IN"/>
        </w:rPr>
      </w:pPr>
      <w:r>
        <w:fldChar w:fldCharType="begin"/>
      </w:r>
      <w:r>
        <w:instrText xml:space="preserve"> TOC \o "1-5" \h \z \u </w:instrText>
      </w:r>
      <w:r>
        <w:fldChar w:fldCharType="separate"/>
      </w:r>
      <w:hyperlink w:anchor="_Toc29908432" w:history="1">
        <w:r w:rsidRPr="00735957">
          <w:rPr>
            <w:rStyle w:val="Hyperlink"/>
            <w:noProof/>
          </w:rPr>
          <w:t>1</w:t>
        </w:r>
        <w:r w:rsidRPr="003851C1">
          <w:rPr>
            <w:noProof/>
            <w:color w:val="auto"/>
            <w:sz w:val="22"/>
            <w:szCs w:val="22"/>
            <w:lang w:val="en-IN" w:eastAsia="en-IN"/>
          </w:rPr>
          <w:tab/>
        </w:r>
        <w:r w:rsidRPr="00735957">
          <w:rPr>
            <w:rStyle w:val="Hyperlink"/>
            <w:noProof/>
          </w:rPr>
          <w:t>Introduction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_Toc29908432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30159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D51549E" w14:textId="6A56C617" w:rsidR="00CF221F" w:rsidRPr="003851C1" w:rsidRDefault="00766F77">
      <w:pPr>
        <w:pStyle w:val="TOC2"/>
        <w:tabs>
          <w:tab w:val="left" w:pos="780"/>
          <w:tab w:val="right" w:leader="dot" w:pos="9350"/>
        </w:tabs>
        <w:rPr>
          <w:noProof/>
          <w:color w:val="auto"/>
          <w:sz w:val="22"/>
          <w:szCs w:val="22"/>
          <w:lang w:val="en-IN" w:eastAsia="en-IN"/>
        </w:rPr>
      </w:pPr>
      <w:hyperlink w:anchor="_Toc29908433" w:history="1">
        <w:r w:rsidR="00CF221F" w:rsidRPr="00735957">
          <w:rPr>
            <w:rStyle w:val="Hyperlink"/>
            <w:noProof/>
          </w:rPr>
          <w:t>1.1</w:t>
        </w:r>
        <w:r w:rsidR="00CF221F" w:rsidRPr="003851C1">
          <w:rPr>
            <w:noProof/>
            <w:color w:val="auto"/>
            <w:sz w:val="22"/>
            <w:szCs w:val="22"/>
            <w:lang w:val="en-IN" w:eastAsia="en-IN"/>
          </w:rPr>
          <w:tab/>
        </w:r>
        <w:r w:rsidR="00CF221F" w:rsidRPr="00735957">
          <w:rPr>
            <w:rStyle w:val="Hyperlink"/>
            <w:noProof/>
          </w:rPr>
          <w:t>Purpose of this document</w:t>
        </w:r>
        <w:r w:rsidR="00CF221F">
          <w:rPr>
            <w:noProof/>
            <w:webHidden/>
          </w:rPr>
          <w:tab/>
        </w:r>
        <w:r w:rsidR="00CF221F">
          <w:rPr>
            <w:noProof/>
            <w:webHidden/>
          </w:rPr>
          <w:fldChar w:fldCharType="begin"/>
        </w:r>
        <w:r w:rsidR="00CF221F">
          <w:rPr>
            <w:noProof/>
            <w:webHidden/>
          </w:rPr>
          <w:instrText xml:space="preserve"> PAGEREF _Toc29908433 \h </w:instrText>
        </w:r>
        <w:r w:rsidR="00CF221F">
          <w:rPr>
            <w:noProof/>
            <w:webHidden/>
          </w:rPr>
        </w:r>
        <w:r w:rsidR="00CF221F">
          <w:rPr>
            <w:noProof/>
            <w:webHidden/>
          </w:rPr>
          <w:fldChar w:fldCharType="separate"/>
        </w:r>
        <w:r w:rsidR="00B30159">
          <w:rPr>
            <w:noProof/>
            <w:webHidden/>
          </w:rPr>
          <w:t>2</w:t>
        </w:r>
        <w:r w:rsidR="00CF221F">
          <w:rPr>
            <w:noProof/>
            <w:webHidden/>
          </w:rPr>
          <w:fldChar w:fldCharType="end"/>
        </w:r>
      </w:hyperlink>
    </w:p>
    <w:p w14:paraId="5427EF5D" w14:textId="73766A29" w:rsidR="00CF221F" w:rsidRPr="003851C1" w:rsidRDefault="00766F77">
      <w:pPr>
        <w:pStyle w:val="TOC3"/>
        <w:tabs>
          <w:tab w:val="left" w:pos="1320"/>
          <w:tab w:val="right" w:leader="dot" w:pos="9350"/>
        </w:tabs>
        <w:rPr>
          <w:noProof/>
          <w:color w:val="auto"/>
          <w:sz w:val="22"/>
          <w:szCs w:val="22"/>
          <w:lang w:val="en-IN" w:eastAsia="en-IN"/>
        </w:rPr>
      </w:pPr>
      <w:hyperlink w:anchor="_Toc29908434" w:history="1">
        <w:r w:rsidR="00CF221F" w:rsidRPr="00735957">
          <w:rPr>
            <w:rStyle w:val="Hyperlink"/>
            <w:noProof/>
          </w:rPr>
          <w:t>1.1.1</w:t>
        </w:r>
        <w:r w:rsidR="00CF221F" w:rsidRPr="003851C1">
          <w:rPr>
            <w:noProof/>
            <w:color w:val="auto"/>
            <w:sz w:val="22"/>
            <w:szCs w:val="22"/>
            <w:lang w:val="en-IN" w:eastAsia="en-IN"/>
          </w:rPr>
          <w:tab/>
        </w:r>
        <w:r w:rsidR="00CF221F" w:rsidRPr="00735957">
          <w:rPr>
            <w:rStyle w:val="Hyperlink"/>
            <w:noProof/>
          </w:rPr>
          <w:t>Third level heading</w:t>
        </w:r>
        <w:r w:rsidR="00CF221F">
          <w:rPr>
            <w:noProof/>
            <w:webHidden/>
          </w:rPr>
          <w:tab/>
        </w:r>
        <w:r w:rsidR="00CF221F">
          <w:rPr>
            <w:noProof/>
            <w:webHidden/>
          </w:rPr>
          <w:fldChar w:fldCharType="begin"/>
        </w:r>
        <w:r w:rsidR="00CF221F">
          <w:rPr>
            <w:noProof/>
            <w:webHidden/>
          </w:rPr>
          <w:instrText xml:space="preserve"> PAGEREF _Toc29908434 \h </w:instrText>
        </w:r>
        <w:r w:rsidR="00CF221F">
          <w:rPr>
            <w:noProof/>
            <w:webHidden/>
          </w:rPr>
        </w:r>
        <w:r w:rsidR="00CF221F">
          <w:rPr>
            <w:noProof/>
            <w:webHidden/>
          </w:rPr>
          <w:fldChar w:fldCharType="separate"/>
        </w:r>
        <w:r w:rsidR="00B30159">
          <w:rPr>
            <w:noProof/>
            <w:webHidden/>
          </w:rPr>
          <w:t>2</w:t>
        </w:r>
        <w:r w:rsidR="00CF221F">
          <w:rPr>
            <w:noProof/>
            <w:webHidden/>
          </w:rPr>
          <w:fldChar w:fldCharType="end"/>
        </w:r>
      </w:hyperlink>
    </w:p>
    <w:p w14:paraId="1B16A4F2" w14:textId="24614D2C" w:rsidR="00CF221F" w:rsidRPr="003851C1" w:rsidRDefault="00766F77">
      <w:pPr>
        <w:pStyle w:val="TOC4"/>
        <w:tabs>
          <w:tab w:val="left" w:pos="1760"/>
          <w:tab w:val="right" w:leader="dot" w:pos="9350"/>
        </w:tabs>
        <w:rPr>
          <w:noProof/>
          <w:color w:val="auto"/>
          <w:sz w:val="22"/>
          <w:szCs w:val="22"/>
          <w:lang w:val="en-IN" w:eastAsia="en-IN"/>
        </w:rPr>
      </w:pPr>
      <w:hyperlink w:anchor="_Toc29908435" w:history="1">
        <w:r w:rsidR="00CF221F" w:rsidRPr="00735957">
          <w:rPr>
            <w:rStyle w:val="Hyperlink"/>
            <w:noProof/>
          </w:rPr>
          <w:t>1.1.1.1</w:t>
        </w:r>
        <w:r w:rsidR="00CF221F" w:rsidRPr="003851C1">
          <w:rPr>
            <w:noProof/>
            <w:color w:val="auto"/>
            <w:sz w:val="22"/>
            <w:szCs w:val="22"/>
            <w:lang w:val="en-IN" w:eastAsia="en-IN"/>
          </w:rPr>
          <w:tab/>
        </w:r>
        <w:r w:rsidR="00CF221F" w:rsidRPr="00735957">
          <w:rPr>
            <w:rStyle w:val="Hyperlink"/>
            <w:noProof/>
          </w:rPr>
          <w:t>Fourth level heading</w:t>
        </w:r>
        <w:r w:rsidR="00CF221F">
          <w:rPr>
            <w:noProof/>
            <w:webHidden/>
          </w:rPr>
          <w:tab/>
        </w:r>
        <w:r w:rsidR="00CF221F">
          <w:rPr>
            <w:noProof/>
            <w:webHidden/>
          </w:rPr>
          <w:fldChar w:fldCharType="begin"/>
        </w:r>
        <w:r w:rsidR="00CF221F">
          <w:rPr>
            <w:noProof/>
            <w:webHidden/>
          </w:rPr>
          <w:instrText xml:space="preserve"> PAGEREF _Toc29908435 \h </w:instrText>
        </w:r>
        <w:r w:rsidR="00CF221F">
          <w:rPr>
            <w:noProof/>
            <w:webHidden/>
          </w:rPr>
        </w:r>
        <w:r w:rsidR="00CF221F">
          <w:rPr>
            <w:noProof/>
            <w:webHidden/>
          </w:rPr>
          <w:fldChar w:fldCharType="separate"/>
        </w:r>
        <w:r w:rsidR="00B30159">
          <w:rPr>
            <w:noProof/>
            <w:webHidden/>
          </w:rPr>
          <w:t>2</w:t>
        </w:r>
        <w:r w:rsidR="00CF221F">
          <w:rPr>
            <w:noProof/>
            <w:webHidden/>
          </w:rPr>
          <w:fldChar w:fldCharType="end"/>
        </w:r>
      </w:hyperlink>
    </w:p>
    <w:p w14:paraId="4EC28971" w14:textId="60A58248" w:rsidR="00CF221F" w:rsidRPr="003851C1" w:rsidRDefault="00766F77">
      <w:pPr>
        <w:pStyle w:val="TOC5"/>
        <w:tabs>
          <w:tab w:val="left" w:pos="2181"/>
          <w:tab w:val="right" w:leader="dot" w:pos="9350"/>
        </w:tabs>
        <w:rPr>
          <w:noProof/>
          <w:color w:val="auto"/>
          <w:sz w:val="22"/>
          <w:szCs w:val="22"/>
          <w:lang w:val="en-IN" w:eastAsia="en-IN"/>
        </w:rPr>
      </w:pPr>
      <w:hyperlink w:anchor="_Toc29908436" w:history="1">
        <w:r w:rsidR="00CF221F" w:rsidRPr="00735957">
          <w:rPr>
            <w:rStyle w:val="Hyperlink"/>
            <w:noProof/>
          </w:rPr>
          <w:t>1.1.1.1.1</w:t>
        </w:r>
        <w:r w:rsidR="00CF221F" w:rsidRPr="003851C1">
          <w:rPr>
            <w:noProof/>
            <w:color w:val="auto"/>
            <w:sz w:val="22"/>
            <w:szCs w:val="22"/>
            <w:lang w:val="en-IN" w:eastAsia="en-IN"/>
          </w:rPr>
          <w:tab/>
        </w:r>
        <w:r w:rsidR="00CF221F" w:rsidRPr="00735957">
          <w:rPr>
            <w:rStyle w:val="Hyperlink"/>
            <w:noProof/>
          </w:rPr>
          <w:t>Fifth level heading</w:t>
        </w:r>
        <w:r w:rsidR="00CF221F">
          <w:rPr>
            <w:noProof/>
            <w:webHidden/>
          </w:rPr>
          <w:tab/>
        </w:r>
        <w:r w:rsidR="00CF221F">
          <w:rPr>
            <w:noProof/>
            <w:webHidden/>
          </w:rPr>
          <w:fldChar w:fldCharType="begin"/>
        </w:r>
        <w:r w:rsidR="00CF221F">
          <w:rPr>
            <w:noProof/>
            <w:webHidden/>
          </w:rPr>
          <w:instrText xml:space="preserve"> PAGEREF _Toc29908436 \h </w:instrText>
        </w:r>
        <w:r w:rsidR="00CF221F">
          <w:rPr>
            <w:noProof/>
            <w:webHidden/>
          </w:rPr>
        </w:r>
        <w:r w:rsidR="00CF221F">
          <w:rPr>
            <w:noProof/>
            <w:webHidden/>
          </w:rPr>
          <w:fldChar w:fldCharType="separate"/>
        </w:r>
        <w:r w:rsidR="00B30159">
          <w:rPr>
            <w:noProof/>
            <w:webHidden/>
          </w:rPr>
          <w:t>2</w:t>
        </w:r>
        <w:r w:rsidR="00CF221F">
          <w:rPr>
            <w:noProof/>
            <w:webHidden/>
          </w:rPr>
          <w:fldChar w:fldCharType="end"/>
        </w:r>
      </w:hyperlink>
    </w:p>
    <w:p w14:paraId="181F905D" w14:textId="5843756E" w:rsidR="00022D79" w:rsidRDefault="00CF221F">
      <w:r>
        <w:fldChar w:fldCharType="end"/>
      </w:r>
    </w:p>
    <w:p w14:paraId="0DF2113C" w14:textId="20074954" w:rsidR="00311CCF" w:rsidRDefault="00311CCF">
      <w:pPr>
        <w:ind w:left="0"/>
      </w:pPr>
      <w:r>
        <w:br w:type="page"/>
      </w:r>
    </w:p>
    <w:p w14:paraId="056777C0" w14:textId="0D6398C6" w:rsidR="00AB7AF6" w:rsidRDefault="00084128" w:rsidP="00311CCF">
      <w:pPr>
        <w:pStyle w:val="Heading1"/>
      </w:pPr>
      <w:bookmarkStart w:id="0" w:name="_Toc29908432"/>
      <w:r w:rsidRPr="00D31DF8">
        <w:lastRenderedPageBreak/>
        <w:t>Introduction</w:t>
      </w:r>
      <w:bookmarkEnd w:id="0"/>
    </w:p>
    <w:p w14:paraId="6D69A503" w14:textId="77777777" w:rsidR="00084128" w:rsidRDefault="00084128" w:rsidP="00084128">
      <w:pPr>
        <w:pStyle w:val="Heading2"/>
      </w:pPr>
      <w:bookmarkStart w:id="1" w:name="_Toc29908433"/>
      <w:r>
        <w:t>Purpose of this document</w:t>
      </w:r>
      <w:bookmarkEnd w:id="1"/>
    </w:p>
    <w:p w14:paraId="08EC6100" w14:textId="77777777" w:rsidR="003F3757" w:rsidRDefault="0031161B" w:rsidP="004845D0">
      <w:r w:rsidRPr="0031161B">
        <w:t>The purpose of this document is to define standard</w:t>
      </w:r>
      <w:r w:rsidR="00435E35">
        <w:t xml:space="preserve"> template</w:t>
      </w:r>
      <w:r w:rsidR="000D3EC9">
        <w:t xml:space="preserve"> for</w:t>
      </w:r>
      <w:r w:rsidR="00435E35">
        <w:t xml:space="preserve"> word document </w:t>
      </w:r>
      <w:r w:rsidRPr="0031161B">
        <w:t xml:space="preserve">to maintain the consistency across the organization </w:t>
      </w:r>
    </w:p>
    <w:p w14:paraId="6F51E8AE" w14:textId="77777777" w:rsidR="004845D0" w:rsidRDefault="004845D0" w:rsidP="004845D0"/>
    <w:p w14:paraId="34585771" w14:textId="77777777" w:rsidR="004845D0" w:rsidRDefault="004845D0" w:rsidP="001954D3">
      <w:pPr>
        <w:pStyle w:val="Heading3"/>
      </w:pPr>
      <w:bookmarkStart w:id="2" w:name="_Toc29908434"/>
      <w:r>
        <w:t>Third level heading</w:t>
      </w:r>
      <w:bookmarkEnd w:id="2"/>
    </w:p>
    <w:p w14:paraId="3C1F6A2F" w14:textId="77777777" w:rsidR="004845D0" w:rsidRDefault="004845D0" w:rsidP="001954D3">
      <w:r w:rsidRPr="004845D0">
        <w:t xml:space="preserve">Lorem ipsum dolor sit </w:t>
      </w:r>
      <w:proofErr w:type="spellStart"/>
      <w:r w:rsidRPr="004845D0">
        <w:t>amet</w:t>
      </w:r>
      <w:proofErr w:type="spellEnd"/>
      <w:r w:rsidRPr="004845D0">
        <w:t xml:space="preserve">, </w:t>
      </w:r>
      <w:proofErr w:type="spellStart"/>
      <w:r w:rsidRPr="004845D0">
        <w:t>consectetur</w:t>
      </w:r>
      <w:proofErr w:type="spellEnd"/>
      <w:r w:rsidRPr="004845D0">
        <w:t xml:space="preserve"> </w:t>
      </w:r>
      <w:proofErr w:type="spellStart"/>
      <w:r w:rsidRPr="004845D0">
        <w:t>adipiscing</w:t>
      </w:r>
      <w:proofErr w:type="spellEnd"/>
      <w:r w:rsidRPr="004845D0">
        <w:t xml:space="preserve"> </w:t>
      </w:r>
      <w:proofErr w:type="spellStart"/>
      <w:r w:rsidRPr="004845D0">
        <w:t>elit</w:t>
      </w:r>
      <w:proofErr w:type="spellEnd"/>
      <w:r w:rsidRPr="004845D0">
        <w:t xml:space="preserve">. </w:t>
      </w:r>
      <w:proofErr w:type="spellStart"/>
      <w:r w:rsidRPr="004845D0">
        <w:t>Nulla</w:t>
      </w:r>
      <w:proofErr w:type="spellEnd"/>
      <w:r w:rsidRPr="004845D0">
        <w:t xml:space="preserve"> </w:t>
      </w:r>
      <w:proofErr w:type="spellStart"/>
      <w:r w:rsidRPr="004845D0">
        <w:t>augue</w:t>
      </w:r>
      <w:proofErr w:type="spellEnd"/>
      <w:r w:rsidRPr="004845D0">
        <w:t xml:space="preserve"> </w:t>
      </w:r>
      <w:proofErr w:type="spellStart"/>
      <w:r w:rsidRPr="004845D0">
        <w:t>mauris</w:t>
      </w:r>
      <w:proofErr w:type="spellEnd"/>
      <w:r w:rsidRPr="004845D0">
        <w:t xml:space="preserve">, </w:t>
      </w:r>
      <w:proofErr w:type="spellStart"/>
      <w:r w:rsidRPr="004845D0">
        <w:t>interdum</w:t>
      </w:r>
      <w:proofErr w:type="spellEnd"/>
      <w:r w:rsidRPr="004845D0">
        <w:t xml:space="preserve"> ac </w:t>
      </w:r>
      <w:proofErr w:type="spellStart"/>
      <w:r w:rsidRPr="004845D0">
        <w:t>feugiat</w:t>
      </w:r>
      <w:proofErr w:type="spellEnd"/>
      <w:r w:rsidRPr="004845D0">
        <w:t xml:space="preserve"> vel, auctor ac libero. </w:t>
      </w:r>
      <w:proofErr w:type="spellStart"/>
      <w:r w:rsidRPr="004845D0">
        <w:t>Pellentesque</w:t>
      </w:r>
      <w:proofErr w:type="spellEnd"/>
      <w:r w:rsidRPr="004845D0">
        <w:t xml:space="preserve"> ac </w:t>
      </w:r>
      <w:proofErr w:type="spellStart"/>
      <w:r w:rsidRPr="004845D0">
        <w:t>elit</w:t>
      </w:r>
      <w:proofErr w:type="spellEnd"/>
      <w:r w:rsidRPr="004845D0">
        <w:t xml:space="preserve"> non nisi </w:t>
      </w:r>
      <w:proofErr w:type="spellStart"/>
      <w:r w:rsidRPr="004845D0">
        <w:t>hendrerit</w:t>
      </w:r>
      <w:proofErr w:type="spellEnd"/>
      <w:r w:rsidRPr="004845D0">
        <w:t xml:space="preserve"> </w:t>
      </w:r>
      <w:proofErr w:type="spellStart"/>
      <w:r w:rsidRPr="004845D0">
        <w:t>mattis</w:t>
      </w:r>
      <w:proofErr w:type="spellEnd"/>
      <w:r w:rsidRPr="004845D0">
        <w:t xml:space="preserve"> ac at </w:t>
      </w:r>
      <w:proofErr w:type="spellStart"/>
      <w:r w:rsidRPr="004845D0">
        <w:t>enim</w:t>
      </w:r>
      <w:proofErr w:type="spellEnd"/>
      <w:r w:rsidRPr="004845D0">
        <w:t xml:space="preserve">. Nam </w:t>
      </w:r>
      <w:proofErr w:type="spellStart"/>
      <w:r w:rsidRPr="004845D0">
        <w:t>turpis</w:t>
      </w:r>
      <w:proofErr w:type="spellEnd"/>
      <w:r w:rsidRPr="004845D0">
        <w:t xml:space="preserve"> </w:t>
      </w:r>
      <w:proofErr w:type="spellStart"/>
      <w:r w:rsidRPr="004845D0">
        <w:t>urna</w:t>
      </w:r>
      <w:proofErr w:type="spellEnd"/>
      <w:r w:rsidRPr="004845D0">
        <w:t xml:space="preserve">, </w:t>
      </w:r>
      <w:proofErr w:type="spellStart"/>
      <w:r w:rsidRPr="004845D0">
        <w:t>hendrerit</w:t>
      </w:r>
      <w:proofErr w:type="spellEnd"/>
      <w:r w:rsidRPr="004845D0">
        <w:t xml:space="preserve"> sit </w:t>
      </w:r>
      <w:proofErr w:type="spellStart"/>
      <w:r w:rsidRPr="004845D0">
        <w:t>amet</w:t>
      </w:r>
      <w:proofErr w:type="spellEnd"/>
      <w:r w:rsidRPr="004845D0">
        <w:t xml:space="preserve"> </w:t>
      </w:r>
      <w:proofErr w:type="spellStart"/>
      <w:r w:rsidRPr="004845D0">
        <w:t>egestas</w:t>
      </w:r>
      <w:proofErr w:type="spellEnd"/>
      <w:r w:rsidRPr="004845D0">
        <w:t xml:space="preserve"> </w:t>
      </w:r>
      <w:proofErr w:type="spellStart"/>
      <w:r w:rsidRPr="004845D0">
        <w:t>eget</w:t>
      </w:r>
      <w:proofErr w:type="spellEnd"/>
      <w:r w:rsidRPr="004845D0">
        <w:t xml:space="preserve">, </w:t>
      </w:r>
      <w:proofErr w:type="spellStart"/>
      <w:r w:rsidRPr="004845D0">
        <w:t>commodo</w:t>
      </w:r>
      <w:proofErr w:type="spellEnd"/>
      <w:r w:rsidRPr="004845D0">
        <w:t xml:space="preserve"> sed dui. Nunc porta, </w:t>
      </w:r>
      <w:proofErr w:type="spellStart"/>
      <w:r w:rsidRPr="004845D0">
        <w:t>lacus</w:t>
      </w:r>
      <w:proofErr w:type="spellEnd"/>
      <w:r w:rsidRPr="004845D0">
        <w:t xml:space="preserve"> non </w:t>
      </w:r>
      <w:proofErr w:type="spellStart"/>
      <w:r w:rsidRPr="004845D0">
        <w:t>ultrices</w:t>
      </w:r>
      <w:proofErr w:type="spellEnd"/>
      <w:r w:rsidRPr="004845D0">
        <w:t xml:space="preserve"> </w:t>
      </w:r>
      <w:proofErr w:type="spellStart"/>
      <w:r w:rsidRPr="004845D0">
        <w:t>molestie</w:t>
      </w:r>
      <w:proofErr w:type="spellEnd"/>
      <w:r w:rsidRPr="004845D0">
        <w:t xml:space="preserve">, </w:t>
      </w:r>
      <w:proofErr w:type="spellStart"/>
      <w:r w:rsidRPr="004845D0">
        <w:t>nibh</w:t>
      </w:r>
      <w:proofErr w:type="spellEnd"/>
      <w:r w:rsidRPr="004845D0">
        <w:t xml:space="preserve"> </w:t>
      </w:r>
      <w:proofErr w:type="spellStart"/>
      <w:r w:rsidRPr="004845D0">
        <w:t>lectus</w:t>
      </w:r>
      <w:proofErr w:type="spellEnd"/>
      <w:r w:rsidRPr="004845D0">
        <w:t xml:space="preserve"> </w:t>
      </w:r>
      <w:proofErr w:type="spellStart"/>
      <w:r w:rsidRPr="004845D0">
        <w:t>dignissim</w:t>
      </w:r>
      <w:proofErr w:type="spellEnd"/>
      <w:r w:rsidRPr="004845D0">
        <w:t xml:space="preserve"> ante, sed </w:t>
      </w:r>
      <w:proofErr w:type="spellStart"/>
      <w:r w:rsidRPr="004845D0">
        <w:t>condimentum</w:t>
      </w:r>
      <w:proofErr w:type="spellEnd"/>
      <w:r w:rsidRPr="004845D0">
        <w:t xml:space="preserve"> </w:t>
      </w:r>
      <w:proofErr w:type="spellStart"/>
      <w:r w:rsidRPr="004845D0">
        <w:t>nunc</w:t>
      </w:r>
      <w:proofErr w:type="spellEnd"/>
      <w:r w:rsidRPr="004845D0">
        <w:t xml:space="preserve"> </w:t>
      </w:r>
      <w:proofErr w:type="spellStart"/>
      <w:r w:rsidRPr="004845D0">
        <w:t>erat</w:t>
      </w:r>
      <w:proofErr w:type="spellEnd"/>
      <w:r w:rsidRPr="004845D0">
        <w:t xml:space="preserve"> </w:t>
      </w:r>
      <w:proofErr w:type="spellStart"/>
      <w:r w:rsidRPr="004845D0">
        <w:t>ut</w:t>
      </w:r>
      <w:proofErr w:type="spellEnd"/>
      <w:r w:rsidRPr="004845D0">
        <w:t xml:space="preserve"> </w:t>
      </w:r>
      <w:proofErr w:type="spellStart"/>
      <w:r w:rsidRPr="004845D0">
        <w:t>mauris</w:t>
      </w:r>
      <w:proofErr w:type="spellEnd"/>
      <w:r w:rsidRPr="004845D0">
        <w:t>.</w:t>
      </w:r>
    </w:p>
    <w:p w14:paraId="1C3968A4" w14:textId="77777777" w:rsidR="004845D0" w:rsidRDefault="004845D0" w:rsidP="004845D0"/>
    <w:p w14:paraId="61700DB4" w14:textId="77777777" w:rsidR="004845D0" w:rsidRDefault="004845D0" w:rsidP="00CF221F">
      <w:pPr>
        <w:pStyle w:val="Heading4"/>
      </w:pPr>
      <w:bookmarkStart w:id="3" w:name="_Toc29908435"/>
      <w:r>
        <w:t>Fourth level heading</w:t>
      </w:r>
      <w:bookmarkEnd w:id="3"/>
    </w:p>
    <w:p w14:paraId="22CAA016" w14:textId="77777777" w:rsidR="004845D0" w:rsidRDefault="004845D0" w:rsidP="004845D0">
      <w:r w:rsidRPr="004845D0">
        <w:t xml:space="preserve">Lorem ipsum dolor sit </w:t>
      </w:r>
      <w:proofErr w:type="spellStart"/>
      <w:r w:rsidRPr="004845D0">
        <w:t>amet</w:t>
      </w:r>
      <w:proofErr w:type="spellEnd"/>
      <w:r w:rsidRPr="004845D0">
        <w:t xml:space="preserve">, </w:t>
      </w:r>
      <w:proofErr w:type="spellStart"/>
      <w:r w:rsidRPr="004845D0">
        <w:t>consectetur</w:t>
      </w:r>
      <w:proofErr w:type="spellEnd"/>
      <w:r w:rsidRPr="004845D0">
        <w:t xml:space="preserve"> </w:t>
      </w:r>
      <w:proofErr w:type="spellStart"/>
      <w:r w:rsidRPr="004845D0">
        <w:t>adipiscing</w:t>
      </w:r>
      <w:proofErr w:type="spellEnd"/>
      <w:r w:rsidRPr="004845D0">
        <w:t xml:space="preserve"> </w:t>
      </w:r>
      <w:proofErr w:type="spellStart"/>
      <w:r w:rsidRPr="004845D0">
        <w:t>elit</w:t>
      </w:r>
      <w:proofErr w:type="spellEnd"/>
      <w:r w:rsidRPr="004845D0">
        <w:t xml:space="preserve">. </w:t>
      </w:r>
      <w:proofErr w:type="spellStart"/>
      <w:r w:rsidRPr="004845D0">
        <w:t>Nulla</w:t>
      </w:r>
      <w:proofErr w:type="spellEnd"/>
      <w:r w:rsidRPr="004845D0">
        <w:t xml:space="preserve"> </w:t>
      </w:r>
      <w:proofErr w:type="spellStart"/>
      <w:r w:rsidRPr="004845D0">
        <w:t>augue</w:t>
      </w:r>
      <w:proofErr w:type="spellEnd"/>
      <w:r w:rsidRPr="004845D0">
        <w:t xml:space="preserve"> </w:t>
      </w:r>
      <w:proofErr w:type="spellStart"/>
      <w:r w:rsidRPr="004845D0">
        <w:t>mauris</w:t>
      </w:r>
      <w:proofErr w:type="spellEnd"/>
      <w:r w:rsidRPr="004845D0">
        <w:t xml:space="preserve">, </w:t>
      </w:r>
      <w:proofErr w:type="spellStart"/>
      <w:r w:rsidRPr="004845D0">
        <w:t>interdum</w:t>
      </w:r>
      <w:proofErr w:type="spellEnd"/>
      <w:r w:rsidRPr="004845D0">
        <w:t xml:space="preserve"> ac </w:t>
      </w:r>
      <w:proofErr w:type="spellStart"/>
      <w:r w:rsidRPr="004845D0">
        <w:t>feugiat</w:t>
      </w:r>
      <w:proofErr w:type="spellEnd"/>
      <w:r w:rsidRPr="004845D0">
        <w:t xml:space="preserve"> vel, auctor ac libero. </w:t>
      </w:r>
      <w:proofErr w:type="spellStart"/>
      <w:r w:rsidRPr="004845D0">
        <w:t>Pellentesque</w:t>
      </w:r>
      <w:proofErr w:type="spellEnd"/>
      <w:r w:rsidRPr="004845D0">
        <w:t xml:space="preserve"> ac </w:t>
      </w:r>
      <w:proofErr w:type="spellStart"/>
      <w:r w:rsidRPr="004845D0">
        <w:t>elit</w:t>
      </w:r>
      <w:proofErr w:type="spellEnd"/>
      <w:r w:rsidRPr="004845D0">
        <w:t xml:space="preserve"> non nisi </w:t>
      </w:r>
      <w:proofErr w:type="spellStart"/>
      <w:r w:rsidRPr="004845D0">
        <w:t>hendrerit</w:t>
      </w:r>
      <w:proofErr w:type="spellEnd"/>
      <w:r w:rsidRPr="004845D0">
        <w:t xml:space="preserve"> </w:t>
      </w:r>
      <w:proofErr w:type="spellStart"/>
      <w:r w:rsidRPr="004845D0">
        <w:t>mattis</w:t>
      </w:r>
      <w:proofErr w:type="spellEnd"/>
      <w:r w:rsidRPr="004845D0">
        <w:t xml:space="preserve"> ac at </w:t>
      </w:r>
      <w:proofErr w:type="spellStart"/>
      <w:r w:rsidRPr="004845D0">
        <w:t>enim</w:t>
      </w:r>
      <w:proofErr w:type="spellEnd"/>
      <w:r w:rsidRPr="004845D0">
        <w:t xml:space="preserve">. Nam </w:t>
      </w:r>
      <w:proofErr w:type="spellStart"/>
      <w:r w:rsidRPr="004845D0">
        <w:t>turpis</w:t>
      </w:r>
      <w:proofErr w:type="spellEnd"/>
      <w:r w:rsidRPr="004845D0">
        <w:t xml:space="preserve"> </w:t>
      </w:r>
      <w:proofErr w:type="spellStart"/>
      <w:r w:rsidRPr="004845D0">
        <w:t>urna</w:t>
      </w:r>
      <w:proofErr w:type="spellEnd"/>
      <w:r w:rsidRPr="004845D0">
        <w:t xml:space="preserve">, </w:t>
      </w:r>
      <w:proofErr w:type="spellStart"/>
      <w:r w:rsidRPr="004845D0">
        <w:t>hendrerit</w:t>
      </w:r>
      <w:proofErr w:type="spellEnd"/>
      <w:r w:rsidRPr="004845D0">
        <w:t xml:space="preserve"> sit </w:t>
      </w:r>
      <w:proofErr w:type="spellStart"/>
      <w:r w:rsidRPr="004845D0">
        <w:t>amet</w:t>
      </w:r>
      <w:proofErr w:type="spellEnd"/>
      <w:r w:rsidRPr="004845D0">
        <w:t xml:space="preserve"> </w:t>
      </w:r>
      <w:proofErr w:type="spellStart"/>
      <w:r w:rsidRPr="004845D0">
        <w:t>egestas</w:t>
      </w:r>
      <w:proofErr w:type="spellEnd"/>
      <w:r w:rsidRPr="004845D0">
        <w:t xml:space="preserve"> </w:t>
      </w:r>
      <w:proofErr w:type="spellStart"/>
      <w:r w:rsidRPr="004845D0">
        <w:t>eget</w:t>
      </w:r>
      <w:proofErr w:type="spellEnd"/>
      <w:r w:rsidRPr="004845D0">
        <w:t xml:space="preserve">, </w:t>
      </w:r>
      <w:proofErr w:type="spellStart"/>
      <w:r w:rsidRPr="004845D0">
        <w:t>commodo</w:t>
      </w:r>
      <w:proofErr w:type="spellEnd"/>
      <w:r w:rsidRPr="004845D0">
        <w:t xml:space="preserve"> sed dui. Nunc porta, </w:t>
      </w:r>
      <w:proofErr w:type="spellStart"/>
      <w:r w:rsidRPr="004845D0">
        <w:t>lacus</w:t>
      </w:r>
      <w:proofErr w:type="spellEnd"/>
      <w:r w:rsidRPr="004845D0">
        <w:t xml:space="preserve"> non </w:t>
      </w:r>
      <w:proofErr w:type="spellStart"/>
      <w:r w:rsidRPr="004845D0">
        <w:t>ultrices</w:t>
      </w:r>
      <w:proofErr w:type="spellEnd"/>
      <w:r w:rsidRPr="004845D0">
        <w:t xml:space="preserve"> </w:t>
      </w:r>
      <w:proofErr w:type="spellStart"/>
      <w:r w:rsidRPr="004845D0">
        <w:t>molestie</w:t>
      </w:r>
      <w:proofErr w:type="spellEnd"/>
      <w:r w:rsidRPr="004845D0">
        <w:t xml:space="preserve">, </w:t>
      </w:r>
      <w:proofErr w:type="spellStart"/>
      <w:r w:rsidRPr="004845D0">
        <w:t>nibh</w:t>
      </w:r>
      <w:proofErr w:type="spellEnd"/>
      <w:r w:rsidRPr="004845D0">
        <w:t xml:space="preserve"> </w:t>
      </w:r>
      <w:proofErr w:type="spellStart"/>
      <w:r w:rsidRPr="004845D0">
        <w:t>lectus</w:t>
      </w:r>
      <w:proofErr w:type="spellEnd"/>
      <w:r w:rsidRPr="004845D0">
        <w:t xml:space="preserve"> </w:t>
      </w:r>
      <w:proofErr w:type="spellStart"/>
      <w:r w:rsidRPr="004845D0">
        <w:t>dignissim</w:t>
      </w:r>
      <w:proofErr w:type="spellEnd"/>
      <w:r w:rsidRPr="004845D0">
        <w:t xml:space="preserve"> ante, sed </w:t>
      </w:r>
      <w:proofErr w:type="spellStart"/>
      <w:r w:rsidRPr="004845D0">
        <w:t>condimentum</w:t>
      </w:r>
      <w:proofErr w:type="spellEnd"/>
      <w:r w:rsidRPr="004845D0">
        <w:t xml:space="preserve"> </w:t>
      </w:r>
      <w:proofErr w:type="spellStart"/>
      <w:r w:rsidRPr="004845D0">
        <w:t>nunc</w:t>
      </w:r>
      <w:proofErr w:type="spellEnd"/>
      <w:r w:rsidRPr="004845D0">
        <w:t xml:space="preserve"> </w:t>
      </w:r>
      <w:proofErr w:type="spellStart"/>
      <w:r w:rsidRPr="004845D0">
        <w:t>erat</w:t>
      </w:r>
      <w:proofErr w:type="spellEnd"/>
      <w:r w:rsidRPr="004845D0">
        <w:t xml:space="preserve"> </w:t>
      </w:r>
      <w:proofErr w:type="spellStart"/>
      <w:r w:rsidRPr="004845D0">
        <w:t>ut</w:t>
      </w:r>
      <w:proofErr w:type="spellEnd"/>
      <w:r w:rsidRPr="004845D0">
        <w:t xml:space="preserve"> </w:t>
      </w:r>
      <w:proofErr w:type="spellStart"/>
      <w:r w:rsidRPr="004845D0">
        <w:t>mauris</w:t>
      </w:r>
      <w:proofErr w:type="spellEnd"/>
      <w:r w:rsidRPr="004845D0">
        <w:t>.</w:t>
      </w:r>
    </w:p>
    <w:p w14:paraId="526C42D5" w14:textId="77777777" w:rsidR="004845D0" w:rsidRDefault="004845D0" w:rsidP="00CF221F">
      <w:pPr>
        <w:pStyle w:val="Heading5"/>
      </w:pPr>
      <w:bookmarkStart w:id="4" w:name="_Toc29908436"/>
      <w:r>
        <w:t>Fifth level heading</w:t>
      </w:r>
      <w:bookmarkEnd w:id="4"/>
    </w:p>
    <w:p w14:paraId="1E4CD33A" w14:textId="6BFB172E" w:rsidR="00CE1712" w:rsidRDefault="004845D0" w:rsidP="004845D0">
      <w:r w:rsidRPr="004845D0">
        <w:t xml:space="preserve">Lorem ipsum dolor sit </w:t>
      </w:r>
      <w:proofErr w:type="spellStart"/>
      <w:r w:rsidRPr="004845D0">
        <w:t>amet</w:t>
      </w:r>
      <w:proofErr w:type="spellEnd"/>
      <w:r w:rsidRPr="004845D0">
        <w:t xml:space="preserve">, </w:t>
      </w:r>
      <w:proofErr w:type="spellStart"/>
      <w:r w:rsidRPr="004845D0">
        <w:t>consectetur</w:t>
      </w:r>
      <w:proofErr w:type="spellEnd"/>
      <w:r w:rsidRPr="004845D0">
        <w:t xml:space="preserve"> </w:t>
      </w:r>
      <w:proofErr w:type="spellStart"/>
      <w:r w:rsidRPr="004845D0">
        <w:t>adipiscing</w:t>
      </w:r>
      <w:proofErr w:type="spellEnd"/>
      <w:r w:rsidRPr="004845D0">
        <w:t xml:space="preserve"> </w:t>
      </w:r>
      <w:proofErr w:type="spellStart"/>
      <w:r w:rsidRPr="004845D0">
        <w:t>elit</w:t>
      </w:r>
      <w:proofErr w:type="spellEnd"/>
      <w:r w:rsidRPr="004845D0">
        <w:t xml:space="preserve">. </w:t>
      </w:r>
      <w:proofErr w:type="spellStart"/>
      <w:r w:rsidRPr="004845D0">
        <w:t>Nulla</w:t>
      </w:r>
      <w:proofErr w:type="spellEnd"/>
      <w:r w:rsidRPr="004845D0">
        <w:t xml:space="preserve"> </w:t>
      </w:r>
      <w:proofErr w:type="spellStart"/>
      <w:r w:rsidRPr="004845D0">
        <w:t>augue</w:t>
      </w:r>
      <w:proofErr w:type="spellEnd"/>
      <w:r w:rsidRPr="004845D0">
        <w:t xml:space="preserve"> </w:t>
      </w:r>
      <w:proofErr w:type="spellStart"/>
      <w:r w:rsidRPr="004845D0">
        <w:t>mauris</w:t>
      </w:r>
      <w:proofErr w:type="spellEnd"/>
      <w:r w:rsidRPr="004845D0">
        <w:t xml:space="preserve">, </w:t>
      </w:r>
      <w:proofErr w:type="spellStart"/>
      <w:r w:rsidRPr="004845D0">
        <w:t>interdum</w:t>
      </w:r>
      <w:proofErr w:type="spellEnd"/>
      <w:r w:rsidRPr="004845D0">
        <w:t xml:space="preserve"> ac </w:t>
      </w:r>
      <w:proofErr w:type="spellStart"/>
      <w:r w:rsidRPr="004845D0">
        <w:t>feugiat</w:t>
      </w:r>
      <w:proofErr w:type="spellEnd"/>
      <w:r w:rsidRPr="004845D0">
        <w:t xml:space="preserve"> vel, auctor ac libero. </w:t>
      </w:r>
      <w:proofErr w:type="spellStart"/>
      <w:r w:rsidRPr="004845D0">
        <w:t>Pellentesque</w:t>
      </w:r>
      <w:proofErr w:type="spellEnd"/>
      <w:r w:rsidRPr="004845D0">
        <w:t xml:space="preserve"> ac </w:t>
      </w:r>
      <w:proofErr w:type="spellStart"/>
      <w:r w:rsidRPr="004845D0">
        <w:t>elit</w:t>
      </w:r>
      <w:proofErr w:type="spellEnd"/>
      <w:r w:rsidRPr="004845D0">
        <w:t xml:space="preserve"> non nisi </w:t>
      </w:r>
      <w:proofErr w:type="spellStart"/>
      <w:r w:rsidRPr="004845D0">
        <w:t>hendrerit</w:t>
      </w:r>
      <w:proofErr w:type="spellEnd"/>
      <w:r w:rsidRPr="004845D0">
        <w:t xml:space="preserve"> </w:t>
      </w:r>
      <w:proofErr w:type="spellStart"/>
      <w:r w:rsidRPr="004845D0">
        <w:t>mattis</w:t>
      </w:r>
      <w:proofErr w:type="spellEnd"/>
      <w:r w:rsidRPr="004845D0">
        <w:t xml:space="preserve"> ac at </w:t>
      </w:r>
      <w:proofErr w:type="spellStart"/>
      <w:r w:rsidRPr="004845D0">
        <w:t>enim</w:t>
      </w:r>
      <w:proofErr w:type="spellEnd"/>
      <w:r w:rsidRPr="004845D0">
        <w:t xml:space="preserve">. Nam </w:t>
      </w:r>
      <w:proofErr w:type="spellStart"/>
      <w:r w:rsidRPr="004845D0">
        <w:t>turpis</w:t>
      </w:r>
      <w:proofErr w:type="spellEnd"/>
      <w:r w:rsidRPr="004845D0">
        <w:t xml:space="preserve"> </w:t>
      </w:r>
      <w:proofErr w:type="spellStart"/>
      <w:r w:rsidRPr="004845D0">
        <w:t>urna</w:t>
      </w:r>
      <w:proofErr w:type="spellEnd"/>
      <w:r w:rsidRPr="004845D0">
        <w:t xml:space="preserve">, </w:t>
      </w:r>
      <w:proofErr w:type="spellStart"/>
      <w:r w:rsidRPr="004845D0">
        <w:t>hendrerit</w:t>
      </w:r>
      <w:proofErr w:type="spellEnd"/>
      <w:r w:rsidRPr="004845D0">
        <w:t xml:space="preserve"> sit </w:t>
      </w:r>
      <w:proofErr w:type="spellStart"/>
      <w:r w:rsidRPr="004845D0">
        <w:t>amet</w:t>
      </w:r>
      <w:proofErr w:type="spellEnd"/>
      <w:r w:rsidRPr="004845D0">
        <w:t xml:space="preserve"> </w:t>
      </w:r>
      <w:proofErr w:type="spellStart"/>
      <w:r w:rsidRPr="004845D0">
        <w:t>egestas</w:t>
      </w:r>
      <w:proofErr w:type="spellEnd"/>
      <w:r w:rsidRPr="004845D0">
        <w:t xml:space="preserve"> </w:t>
      </w:r>
      <w:proofErr w:type="spellStart"/>
      <w:r w:rsidRPr="004845D0">
        <w:t>eget</w:t>
      </w:r>
      <w:proofErr w:type="spellEnd"/>
      <w:r w:rsidRPr="004845D0">
        <w:t xml:space="preserve">, </w:t>
      </w:r>
      <w:proofErr w:type="spellStart"/>
      <w:r w:rsidRPr="004845D0">
        <w:t>commodo</w:t>
      </w:r>
      <w:proofErr w:type="spellEnd"/>
      <w:r w:rsidRPr="004845D0">
        <w:t xml:space="preserve"> sed dui. Nunc porta, </w:t>
      </w:r>
      <w:proofErr w:type="spellStart"/>
      <w:r w:rsidRPr="004845D0">
        <w:t>lacus</w:t>
      </w:r>
      <w:proofErr w:type="spellEnd"/>
      <w:r w:rsidRPr="004845D0">
        <w:t xml:space="preserve"> non </w:t>
      </w:r>
      <w:proofErr w:type="spellStart"/>
      <w:r w:rsidRPr="004845D0">
        <w:t>ultrices</w:t>
      </w:r>
      <w:proofErr w:type="spellEnd"/>
      <w:r w:rsidRPr="004845D0">
        <w:t xml:space="preserve"> </w:t>
      </w:r>
      <w:proofErr w:type="spellStart"/>
      <w:r w:rsidRPr="004845D0">
        <w:t>molestie</w:t>
      </w:r>
      <w:proofErr w:type="spellEnd"/>
      <w:r w:rsidRPr="004845D0">
        <w:t xml:space="preserve">, </w:t>
      </w:r>
      <w:proofErr w:type="spellStart"/>
      <w:r w:rsidRPr="004845D0">
        <w:t>nibh</w:t>
      </w:r>
      <w:proofErr w:type="spellEnd"/>
      <w:r w:rsidRPr="004845D0">
        <w:t xml:space="preserve"> </w:t>
      </w:r>
      <w:proofErr w:type="spellStart"/>
      <w:r w:rsidRPr="004845D0">
        <w:t>lectus</w:t>
      </w:r>
      <w:proofErr w:type="spellEnd"/>
      <w:r w:rsidRPr="004845D0">
        <w:t xml:space="preserve"> </w:t>
      </w:r>
      <w:proofErr w:type="spellStart"/>
      <w:r w:rsidRPr="004845D0">
        <w:t>dignissim</w:t>
      </w:r>
      <w:proofErr w:type="spellEnd"/>
      <w:r w:rsidRPr="004845D0">
        <w:t xml:space="preserve"> ante, sed </w:t>
      </w:r>
      <w:proofErr w:type="spellStart"/>
      <w:r w:rsidRPr="004845D0">
        <w:t>condimentum</w:t>
      </w:r>
      <w:proofErr w:type="spellEnd"/>
      <w:r w:rsidRPr="004845D0">
        <w:t xml:space="preserve"> </w:t>
      </w:r>
      <w:proofErr w:type="spellStart"/>
      <w:r w:rsidRPr="004845D0">
        <w:t>nunc</w:t>
      </w:r>
      <w:proofErr w:type="spellEnd"/>
      <w:r w:rsidRPr="004845D0">
        <w:t xml:space="preserve"> </w:t>
      </w:r>
      <w:proofErr w:type="spellStart"/>
      <w:r w:rsidRPr="004845D0">
        <w:t>erat</w:t>
      </w:r>
      <w:proofErr w:type="spellEnd"/>
      <w:r w:rsidRPr="004845D0">
        <w:t xml:space="preserve"> </w:t>
      </w:r>
      <w:proofErr w:type="spellStart"/>
      <w:r w:rsidRPr="004845D0">
        <w:t>ut</w:t>
      </w:r>
      <w:proofErr w:type="spellEnd"/>
      <w:r w:rsidRPr="004845D0">
        <w:t xml:space="preserve"> </w:t>
      </w:r>
      <w:proofErr w:type="spellStart"/>
      <w:r w:rsidRPr="004845D0">
        <w:t>mauris</w:t>
      </w:r>
      <w:proofErr w:type="spellEnd"/>
      <w:r w:rsidRPr="004845D0">
        <w:t>.</w:t>
      </w:r>
    </w:p>
    <w:p w14:paraId="0F7B78A7" w14:textId="727380C3" w:rsidR="004845D0" w:rsidRPr="003F3757" w:rsidRDefault="004845D0" w:rsidP="001640E2">
      <w:pPr>
        <w:ind w:left="0"/>
      </w:pPr>
    </w:p>
    <w:sectPr w:rsidR="004845D0" w:rsidRPr="003F3757" w:rsidSect="00FB5410">
      <w:headerReference w:type="default" r:id="rId14"/>
      <w:footerReference w:type="default" r:id="rId15"/>
      <w:pgSz w:w="12242" w:h="20163" w:code="5"/>
      <w:pgMar w:top="1276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FB5818" w14:textId="77777777" w:rsidR="00766F77" w:rsidRDefault="00766F77" w:rsidP="00631A31">
      <w:r>
        <w:separator/>
      </w:r>
    </w:p>
  </w:endnote>
  <w:endnote w:type="continuationSeparator" w:id="0">
    <w:p w14:paraId="2F3189D4" w14:textId="77777777" w:rsidR="00766F77" w:rsidRDefault="00766F77" w:rsidP="00631A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B2C84A" w14:textId="4582982B" w:rsidR="00CB561C" w:rsidRPr="0031161B" w:rsidRDefault="000F026E" w:rsidP="00CA5CE4">
    <w:pPr>
      <w:pStyle w:val="Footer"/>
      <w:tabs>
        <w:tab w:val="clear" w:pos="4320"/>
        <w:tab w:val="clear" w:pos="8640"/>
        <w:tab w:val="left" w:pos="8192"/>
      </w:tabs>
    </w:pPr>
    <w:r>
      <w:rPr>
        <w:noProof/>
        <w:color w:val="262626"/>
      </w:rPr>
      <mc:AlternateContent>
        <mc:Choice Requires="wps">
          <w:drawing>
            <wp:anchor distT="0" distB="0" distL="114300" distR="114300" simplePos="0" relativeHeight="251656192" behindDoc="0" locked="0" layoutInCell="0" allowOverlap="1" wp14:anchorId="16C8A0F4" wp14:editId="3AA9363E">
              <wp:simplePos x="0" y="0"/>
              <wp:positionH relativeFrom="page">
                <wp:posOffset>47625</wp:posOffset>
              </wp:positionH>
              <wp:positionV relativeFrom="paragraph">
                <wp:posOffset>337556</wp:posOffset>
              </wp:positionV>
              <wp:extent cx="3554730" cy="274320"/>
              <wp:effectExtent l="0" t="0" r="0" b="0"/>
              <wp:wrapNone/>
              <wp:docPr id="1" name="Rectangl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554730" cy="274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D8D5E3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943634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E7D4AFF" w14:textId="77777777" w:rsidR="00994897" w:rsidRPr="000F026E" w:rsidRDefault="00994897" w:rsidP="00994897">
                          <w:pPr>
                            <w:pStyle w:val="Footer"/>
                            <w:ind w:left="0"/>
                            <w:rPr>
                              <w:i/>
                              <w:iCs/>
                              <w:color w:val="0089D3"/>
                              <w:spacing w:val="60"/>
                              <w:sz w:val="18"/>
                              <w:szCs w:val="18"/>
                            </w:rPr>
                          </w:pPr>
                          <w:r w:rsidRPr="000F026E">
                            <w:rPr>
                              <w:i/>
                              <w:iCs/>
                              <w:color w:val="0089D3"/>
                              <w:sz w:val="18"/>
                              <w:szCs w:val="18"/>
                            </w:rPr>
                            <w:t>Aithent Inc. - Confidential</w:t>
                          </w:r>
                        </w:p>
                        <w:p w14:paraId="37B30476" w14:textId="77777777" w:rsidR="00994897" w:rsidRPr="000F026E" w:rsidRDefault="00994897" w:rsidP="00994897">
                          <w:pPr>
                            <w:pStyle w:val="Header"/>
                            <w:rPr>
                              <w:i/>
                              <w:iCs/>
                              <w:color w:val="0089D3"/>
                              <w:sz w:val="18"/>
                              <w:szCs w:val="18"/>
                            </w:rPr>
                          </w:pPr>
                        </w:p>
                        <w:p w14:paraId="5012D895" w14:textId="77777777" w:rsidR="0031161B" w:rsidRPr="000F026E" w:rsidRDefault="0031161B" w:rsidP="0031161B">
                          <w:pPr>
                            <w:pStyle w:val="Header"/>
                            <w:rPr>
                              <w:i/>
                              <w:iCs/>
                              <w:color w:val="0089D3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6C8A0F4" id="Rectangle 22" o:spid="_x0000_s1029" style="position:absolute;left:0;text-align:left;margin-left:3.75pt;margin-top:26.6pt;width:279.9pt;height:21.6p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" o:allowincell="f" filled="f" fillcolor="#d8d5e3" stroked="f" strokecolor="#943634">
              <v:textbox>
                <w:txbxContent>
                  <w:p w14:paraId="4E7D4AFF" w14:textId="77777777" w:rsidR="00994897" w:rsidRPr="000F026E" w:rsidRDefault="00994897" w:rsidP="00994897">
                    <w:pPr>
                      <w:pStyle w:val="Footer"/>
                      <w:ind w:left="0"/>
                      <w:rPr>
                        <w:i/>
                        <w:iCs/>
                        <w:color w:val="0089D3"/>
                        <w:spacing w:val="60"/>
                        <w:sz w:val="18"/>
                        <w:szCs w:val="18"/>
                      </w:rPr>
                    </w:pPr>
                    <w:r w:rsidRPr="000F026E">
                      <w:rPr>
                        <w:i/>
                        <w:iCs/>
                        <w:color w:val="0089D3"/>
                        <w:sz w:val="18"/>
                        <w:szCs w:val="18"/>
                      </w:rPr>
                      <w:t>Aithent Inc. - Confidential</w:t>
                    </w:r>
                  </w:p>
                  <w:p w14:paraId="37B30476" w14:textId="77777777" w:rsidR="00994897" w:rsidRPr="000F026E" w:rsidRDefault="00994897" w:rsidP="00994897">
                    <w:pPr>
                      <w:pStyle w:val="Header"/>
                      <w:rPr>
                        <w:i/>
                        <w:iCs/>
                        <w:color w:val="0089D3"/>
                        <w:sz w:val="18"/>
                        <w:szCs w:val="18"/>
                      </w:rPr>
                    </w:pPr>
                  </w:p>
                  <w:p w14:paraId="5012D895" w14:textId="77777777" w:rsidR="0031161B" w:rsidRPr="000F026E" w:rsidRDefault="0031161B" w:rsidP="0031161B">
                    <w:pPr>
                      <w:pStyle w:val="Header"/>
                      <w:rPr>
                        <w:i/>
                        <w:iCs/>
                        <w:color w:val="0089D3"/>
                        <w:sz w:val="18"/>
                        <w:szCs w:val="18"/>
                      </w:rPr>
                    </w:pPr>
                  </w:p>
                </w:txbxContent>
              </v:textbox>
              <w10:wrap anchorx="page"/>
            </v:rect>
          </w:pict>
        </mc:Fallback>
      </mc:AlternateContent>
    </w:r>
    <w:r w:rsidR="000F36A8">
      <w:rPr>
        <w:noProof/>
      </w:rPr>
      <mc:AlternateContent>
        <mc:Choice Requires="wps">
          <w:drawing>
            <wp:anchor distT="0" distB="0" distL="114300" distR="114300" simplePos="0" relativeHeight="251654143" behindDoc="0" locked="0" layoutInCell="1" allowOverlap="1" wp14:anchorId="5BE93F67" wp14:editId="659047CE">
              <wp:simplePos x="0" y="0"/>
              <wp:positionH relativeFrom="page">
                <wp:posOffset>0</wp:posOffset>
              </wp:positionH>
              <wp:positionV relativeFrom="paragraph">
                <wp:posOffset>269845</wp:posOffset>
              </wp:positionV>
              <wp:extent cx="7775575" cy="45719"/>
              <wp:effectExtent l="0" t="0" r="0" b="0"/>
              <wp:wrapNone/>
              <wp:docPr id="4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5575" cy="45719"/>
                      </a:xfrm>
                      <a:prstGeom prst="rect">
                        <a:avLst/>
                      </a:prstGeom>
                      <a:solidFill>
                        <a:srgbClr val="0089D3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F5C2B9C" id="Rectangle 4" o:spid="_x0000_s1026" style="position:absolute;margin-left:0;margin-top:21.25pt;width:612.25pt;height:3.6pt;z-index:25165414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" fillcolor="#0089d3" stroked="f" strokeweight="1pt">
              <w10:wrap anchorx="page"/>
            </v:rect>
          </w:pict>
        </mc:Fallback>
      </mc:AlternateContent>
    </w:r>
    <w:r w:rsidR="006920C1" w:rsidRPr="005D3C4F"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0" allowOverlap="1" wp14:anchorId="6D1C667E" wp14:editId="36C11456">
              <wp:simplePos x="0" y="0"/>
              <wp:positionH relativeFrom="page">
                <wp:posOffset>6388100</wp:posOffset>
              </wp:positionH>
              <wp:positionV relativeFrom="paragraph">
                <wp:posOffset>337658</wp:posOffset>
              </wp:positionV>
              <wp:extent cx="1334770" cy="274320"/>
              <wp:effectExtent l="0" t="0" r="0" b="0"/>
              <wp:wrapThrough wrapText="bothSides">
                <wp:wrapPolygon edited="0">
                  <wp:start x="617" y="0"/>
                  <wp:lineTo x="617" y="19500"/>
                  <wp:lineTo x="20655" y="19500"/>
                  <wp:lineTo x="20655" y="0"/>
                  <wp:lineTo x="617" y="0"/>
                </wp:wrapPolygon>
              </wp:wrapThrough>
              <wp:docPr id="11" name="Rectangle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334770" cy="274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D8D5E3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C92D8C" w14:textId="77777777" w:rsidR="00F655D4" w:rsidRPr="000F026E" w:rsidRDefault="00F655D4" w:rsidP="00F655D4">
                          <w:pPr>
                            <w:pStyle w:val="Footer"/>
                            <w:jc w:val="right"/>
                            <w:rPr>
                              <w:color w:val="0089D3"/>
                              <w:sz w:val="20"/>
                              <w:szCs w:val="20"/>
                            </w:rPr>
                          </w:pPr>
                          <w:r w:rsidRPr="000F026E">
                            <w:rPr>
                              <w:color w:val="0089D3"/>
                              <w:sz w:val="20"/>
                              <w:szCs w:val="20"/>
                            </w:rPr>
                            <w:t xml:space="preserve">Page </w:t>
                          </w:r>
                          <w:r w:rsidRPr="000F026E">
                            <w:rPr>
                              <w:color w:val="0089D3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0F026E">
                            <w:rPr>
                              <w:color w:val="0089D3"/>
                              <w:sz w:val="20"/>
                              <w:szCs w:val="20"/>
                            </w:rPr>
                            <w:instrText xml:space="preserve"> PAGE   \* MERGEFORMAT </w:instrText>
                          </w:r>
                          <w:r w:rsidRPr="000F026E">
                            <w:rPr>
                              <w:color w:val="0089D3"/>
                              <w:sz w:val="20"/>
                              <w:szCs w:val="20"/>
                            </w:rPr>
                            <w:fldChar w:fldCharType="separate"/>
                          </w:r>
                          <w:r w:rsidRPr="000F026E">
                            <w:rPr>
                              <w:noProof/>
                              <w:color w:val="0089D3"/>
                              <w:sz w:val="20"/>
                              <w:szCs w:val="20"/>
                            </w:rPr>
                            <w:t>1</w:t>
                          </w:r>
                          <w:r w:rsidRPr="000F026E">
                            <w:rPr>
                              <w:color w:val="0089D3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D1C667E" id="Rectangle 23" o:spid="_x0000_s1030" style="position:absolute;left:0;text-align:left;margin-left:503pt;margin-top:26.6pt;width:105.1pt;height:21.6pt;z-index:251679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" o:allowincell="f" filled="f" fillcolor="#d8d5e3" stroked="f">
              <v:textbox>
                <w:txbxContent>
                  <w:p w14:paraId="78C92D8C" w14:textId="77777777" w:rsidR="00F655D4" w:rsidRPr="000F026E" w:rsidRDefault="00F655D4" w:rsidP="00F655D4">
                    <w:pPr>
                      <w:pStyle w:val="Footer"/>
                      <w:jc w:val="right"/>
                      <w:rPr>
                        <w:color w:val="0089D3"/>
                        <w:sz w:val="20"/>
                        <w:szCs w:val="20"/>
                      </w:rPr>
                    </w:pPr>
                    <w:r w:rsidRPr="000F026E">
                      <w:rPr>
                        <w:color w:val="0089D3"/>
                        <w:sz w:val="20"/>
                        <w:szCs w:val="20"/>
                      </w:rPr>
                      <w:t xml:space="preserve">Page </w:t>
                    </w:r>
                    <w:r w:rsidRPr="000F026E">
                      <w:rPr>
                        <w:color w:val="0089D3"/>
                        <w:sz w:val="20"/>
                        <w:szCs w:val="20"/>
                      </w:rPr>
                      <w:fldChar w:fldCharType="begin"/>
                    </w:r>
                    <w:r w:rsidRPr="000F026E">
                      <w:rPr>
                        <w:color w:val="0089D3"/>
                        <w:sz w:val="20"/>
                        <w:szCs w:val="20"/>
                      </w:rPr>
                      <w:instrText xml:space="preserve"> PAGE   \* MERGEFORMAT </w:instrText>
                    </w:r>
                    <w:r w:rsidRPr="000F026E">
                      <w:rPr>
                        <w:color w:val="0089D3"/>
                        <w:sz w:val="20"/>
                        <w:szCs w:val="20"/>
                      </w:rPr>
                      <w:fldChar w:fldCharType="separate"/>
                    </w:r>
                    <w:r w:rsidRPr="000F026E">
                      <w:rPr>
                        <w:noProof/>
                        <w:color w:val="0089D3"/>
                        <w:sz w:val="20"/>
                        <w:szCs w:val="20"/>
                      </w:rPr>
                      <w:t>1</w:t>
                    </w:r>
                    <w:r w:rsidRPr="000F026E">
                      <w:rPr>
                        <w:color w:val="0089D3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hrough" anchorx="page"/>
            </v:rect>
          </w:pict>
        </mc:Fallback>
      </mc:AlternateContent>
    </w:r>
    <w:r w:rsidR="00E67693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5C2B1BCB" wp14:editId="10B906D5">
              <wp:simplePos x="0" y="0"/>
              <wp:positionH relativeFrom="column">
                <wp:posOffset>0</wp:posOffset>
              </wp:positionH>
              <wp:positionV relativeFrom="paragraph">
                <wp:posOffset>194310</wp:posOffset>
              </wp:positionV>
              <wp:extent cx="376555" cy="6633845"/>
              <wp:effectExtent l="0" t="4445" r="0" b="0"/>
              <wp:wrapThrough wrapText="bothSides">
                <wp:wrapPolygon edited="0">
                  <wp:start x="-255" y="21586"/>
                  <wp:lineTo x="20507" y="21586"/>
                  <wp:lineTo x="20507" y="62"/>
                  <wp:lineTo x="-255" y="62"/>
                  <wp:lineTo x="-255" y="21586"/>
                </wp:wrapPolygon>
              </wp:wrapThrough>
              <wp:docPr id="16" name="Isosceles Triangle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5400000">
                        <a:off x="0" y="0"/>
                        <a:ext cx="376555" cy="6633845"/>
                      </a:xfrm>
                      <a:prstGeom prst="rect">
                        <a:avLst/>
                      </a:prstGeom>
                      <a:pattFill prst="ltHorz">
                        <a:fgClr>
                          <a:srgbClr val="149940"/>
                        </a:fgClr>
                        <a:bgClr>
                          <a:schemeClr val="bg1"/>
                        </a:bgClr>
                      </a:pattFill>
                      <a:ln w="3175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lIns="180000" tIns="612000" bIns="468000" rtlCol="0" anchor="ctr"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E4DEA1C" id="Isosceles Triangle 34" o:spid="_x0000_s1026" style="position:absolute;margin-left:0;margin-top:15.3pt;width:29.65pt;height:522.35pt;rotation:90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" fillcolor="#149940" stroked="f" strokeweight="2.5pt">
              <v:fill r:id="rId1" o:title="" color2="white [3212]" type="pattern"/>
              <v:textbox inset="5mm,17mm,,13mm"/>
              <w10:wrap type="through"/>
            </v:rect>
          </w:pict>
        </mc:Fallback>
      </mc:AlternateContent>
    </w:r>
    <w:r w:rsidR="00CA5CE4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D940AD" w14:textId="77777777" w:rsidR="00766F77" w:rsidRDefault="00766F77" w:rsidP="00631A31">
      <w:r>
        <w:separator/>
      </w:r>
    </w:p>
  </w:footnote>
  <w:footnote w:type="continuationSeparator" w:id="0">
    <w:p w14:paraId="4CA30B94" w14:textId="77777777" w:rsidR="00766F77" w:rsidRDefault="00766F77" w:rsidP="00631A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8B8BCD" w14:textId="693850B7" w:rsidR="00CB561C" w:rsidRDefault="00CB561C" w:rsidP="006E78C3">
    <w:pPr>
      <w:pStyle w:val="Header"/>
      <w:tabs>
        <w:tab w:val="clear" w:pos="4320"/>
        <w:tab w:val="clear" w:pos="8640"/>
        <w:tab w:val="right" w:pos="9000"/>
      </w:tabs>
    </w:pPr>
    <w:r>
      <w:tab/>
    </w:r>
  </w:p>
  <w:p w14:paraId="0D7F0A6C" w14:textId="1D80471E" w:rsidR="00CB561C" w:rsidRPr="00A756C3" w:rsidRDefault="00CB561C" w:rsidP="006E78C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B1AA56" w14:textId="6B6D80F3" w:rsidR="00A2675C" w:rsidRPr="0031161B" w:rsidRDefault="000F36A8" w:rsidP="00B93A8D">
    <w:pPr>
      <w:pStyle w:val="Header"/>
      <w:ind w:left="0"/>
    </w:pPr>
    <w:r>
      <w:rPr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769224AB" wp14:editId="64D4B473">
              <wp:simplePos x="0" y="0"/>
              <wp:positionH relativeFrom="column">
                <wp:posOffset>-914400</wp:posOffset>
              </wp:positionH>
              <wp:positionV relativeFrom="paragraph">
                <wp:posOffset>-447513</wp:posOffset>
              </wp:positionV>
              <wp:extent cx="6659880" cy="143510"/>
              <wp:effectExtent l="0" t="0" r="7620" b="8890"/>
              <wp:wrapThrough wrapText="bothSides">
                <wp:wrapPolygon edited="0">
                  <wp:start x="0" y="0"/>
                  <wp:lineTo x="0" y="20071"/>
                  <wp:lineTo x="21563" y="20071"/>
                  <wp:lineTo x="21563" y="0"/>
                  <wp:lineTo x="0" y="0"/>
                </wp:wrapPolygon>
              </wp:wrapThrough>
              <wp:docPr id="6" name="Rectangle: Rounded Corners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59880" cy="143510"/>
                      </a:xfrm>
                      <a:prstGeom prst="roundRect">
                        <a:avLst/>
                      </a:prstGeom>
                      <a:solidFill>
                        <a:srgbClr val="0089D3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082ACA08" id="Rectangle: Rounded Corners 6" o:spid="_x0000_s1026" style="position:absolute;margin-left:-1in;margin-top:-35.25pt;width:524.4pt;height:11.3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" fillcolor="#0089d3" stroked="f" strokeweight="1pt">
              <v:stroke joinstyle="miter"/>
              <w10:wrap type="through"/>
            </v:roundrect>
          </w:pict>
        </mc:Fallback>
      </mc:AlternateContent>
    </w:r>
    <w:ins w:id="5" w:author="Shivakumar M." w:date="2024-01-16T15:10:00Z"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76775A5" wp14:editId="154A106B">
                <wp:simplePos x="0" y="0"/>
                <wp:positionH relativeFrom="column">
                  <wp:posOffset>-910590</wp:posOffset>
                </wp:positionH>
                <wp:positionV relativeFrom="paragraph">
                  <wp:posOffset>-262093</wp:posOffset>
                </wp:positionV>
                <wp:extent cx="6659880" cy="143510"/>
                <wp:effectExtent l="0" t="0" r="7620" b="8890"/>
                <wp:wrapThrough wrapText="bothSides">
                  <wp:wrapPolygon edited="0">
                    <wp:start x="0" y="0"/>
                    <wp:lineTo x="0" y="20071"/>
                    <wp:lineTo x="21563" y="20071"/>
                    <wp:lineTo x="21563" y="0"/>
                    <wp:lineTo x="0" y="0"/>
                  </wp:wrapPolygon>
                </wp:wrapThrough>
                <wp:docPr id="29" name="Rectangle: Rounded Corners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59880" cy="143510"/>
                        </a:xfrm>
                        <a:prstGeom prst="roundRect">
                          <a:avLst/>
                        </a:prstGeom>
                        <a:solidFill>
                          <a:srgbClr val="63B93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C824491" id="Rectangle: Rounded Corners 29" o:spid="_x0000_s1026" style="position:absolute;margin-left:-71.7pt;margin-top:-20.65pt;width:524.4pt;height:11.3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" fillcolor="#63b934" stroked="f" strokeweight="1pt">
                <v:stroke joinstyle="miter"/>
                <w10:wrap type="through"/>
              </v:roundrect>
            </w:pict>
          </mc:Fallback>
        </mc:AlternateContent>
      </w:r>
    </w:ins>
    <w:r>
      <w:rPr>
        <w:noProof/>
      </w:rPr>
      <w:drawing>
        <wp:anchor distT="0" distB="0" distL="114300" distR="114300" simplePos="0" relativeHeight="251655168" behindDoc="0" locked="0" layoutInCell="1" allowOverlap="1" wp14:anchorId="32EB2A97" wp14:editId="1FE51C37">
          <wp:simplePos x="0" y="0"/>
          <wp:positionH relativeFrom="column">
            <wp:posOffset>5813263</wp:posOffset>
          </wp:positionH>
          <wp:positionV relativeFrom="paragraph">
            <wp:posOffset>-422275</wp:posOffset>
          </wp:positionV>
          <wp:extent cx="914400" cy="323850"/>
          <wp:effectExtent l="0" t="0" r="0" b="0"/>
          <wp:wrapSquare wrapText="bothSides"/>
          <wp:docPr id="10" name="Picture 2" descr="AithentIco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AithentIco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3238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646" type="#_x0000_t75" style="width:9pt;height:9pt" o:bullet="t">
        <v:imagedata r:id="rId1" o:title="BD14532_"/>
      </v:shape>
    </w:pict>
  </w:numPicBullet>
  <w:numPicBullet w:numPicBulletId="1">
    <w:pict>
      <v:shape id="_x0000_i1647" type="#_x0000_t75" style="width:9pt;height:9pt" o:bullet="t">
        <v:imagedata r:id="rId2" o:title="j0115867"/>
      </v:shape>
    </w:pict>
  </w:numPicBullet>
  <w:numPicBullet w:numPicBulletId="2">
    <w:pict>
      <v:shape id="_x0000_i1648" type="#_x0000_t75" style="width:12pt;height:8.25pt" o:bullet="t">
        <v:imagedata r:id="rId3" o:title="arrow"/>
      </v:shape>
    </w:pict>
  </w:numPicBullet>
  <w:numPicBullet w:numPicBulletId="3">
    <w:pict>
      <v:shape id="_x0000_i1649" type="#_x0000_t75" style="width:12pt;height:8.25pt" o:bullet="t">
        <v:imagedata r:id="rId4" o:title="arrow-bl"/>
      </v:shape>
    </w:pict>
  </w:numPicBullet>
  <w:abstractNum w:abstractNumId="0" w15:restartNumberingAfterBreak="0">
    <w:nsid w:val="009219C8"/>
    <w:multiLevelType w:val="multilevel"/>
    <w:tmpl w:val="86F00506"/>
    <w:lvl w:ilvl="0">
      <w:start w:val="1"/>
      <w:numFmt w:val="bullet"/>
      <w:lvlText w:val=""/>
      <w:lvlJc w:val="left"/>
      <w:pPr>
        <w:ind w:left="1152" w:hanging="432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129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8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2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7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1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04" w:hanging="1584"/>
      </w:pPr>
      <w:rPr>
        <w:rFonts w:hint="default"/>
      </w:rPr>
    </w:lvl>
  </w:abstractNum>
  <w:abstractNum w:abstractNumId="1" w15:restartNumberingAfterBreak="0">
    <w:nsid w:val="02F04EF7"/>
    <w:multiLevelType w:val="hybridMultilevel"/>
    <w:tmpl w:val="54941E6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7B80110"/>
    <w:multiLevelType w:val="hybridMultilevel"/>
    <w:tmpl w:val="E37247F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E0D7191"/>
    <w:multiLevelType w:val="hybridMultilevel"/>
    <w:tmpl w:val="6F06DA9A"/>
    <w:lvl w:ilvl="0" w:tplc="FFFFFFFF">
      <w:start w:val="1"/>
      <w:numFmt w:val="bullet"/>
      <w:lvlText w:val=""/>
      <w:lvlJc w:val="left"/>
      <w:pPr>
        <w:tabs>
          <w:tab w:val="num" w:pos="864"/>
        </w:tabs>
        <w:ind w:left="864" w:hanging="432"/>
      </w:pPr>
      <w:rPr>
        <w:rFonts w:ascii="Symbol" w:hAnsi="Symbol" w:hint="default"/>
        <w:color w:val="0000FF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381F34DD"/>
    <w:multiLevelType w:val="hybridMultilevel"/>
    <w:tmpl w:val="A6CA0D1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AD955FB"/>
    <w:multiLevelType w:val="hybridMultilevel"/>
    <w:tmpl w:val="F47CB8E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DA53580"/>
    <w:multiLevelType w:val="multilevel"/>
    <w:tmpl w:val="9CC84960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851" w:hanging="681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1134" w:hanging="794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3E5E5DB4"/>
    <w:multiLevelType w:val="hybridMultilevel"/>
    <w:tmpl w:val="FC5CE22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3A40FEF"/>
    <w:multiLevelType w:val="hybridMultilevel"/>
    <w:tmpl w:val="D346BE1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90C2E4A"/>
    <w:multiLevelType w:val="hybridMultilevel"/>
    <w:tmpl w:val="3790100A"/>
    <w:lvl w:ilvl="0" w:tplc="341EF468">
      <w:start w:val="1"/>
      <w:numFmt w:val="bullet"/>
      <w:pStyle w:val="NoSpacing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C221475"/>
    <w:multiLevelType w:val="hybridMultilevel"/>
    <w:tmpl w:val="F93C040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3"/>
  </w:num>
  <w:num w:numId="3">
    <w:abstractNumId w:val="9"/>
  </w:num>
  <w:num w:numId="4">
    <w:abstractNumId w:val="2"/>
  </w:num>
  <w:num w:numId="5">
    <w:abstractNumId w:val="0"/>
  </w:num>
  <w:num w:numId="6">
    <w:abstractNumId w:val="4"/>
  </w:num>
  <w:num w:numId="7">
    <w:abstractNumId w:val="10"/>
  </w:num>
  <w:num w:numId="8">
    <w:abstractNumId w:val="5"/>
  </w:num>
  <w:num w:numId="9">
    <w:abstractNumId w:val="8"/>
  </w:num>
  <w:num w:numId="10">
    <w:abstractNumId w:val="7"/>
  </w:num>
  <w:num w:numId="11">
    <w:abstractNumId w:val="1"/>
  </w:num>
  <w:numIdMacAtCleanup w:val="7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Shivakumar M.">
    <w15:presenceInfo w15:providerId="AD" w15:userId="S::mshivakumar@chn.aithent.com::7316d590-9723-4bce-80c8-88921c40817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AED"/>
    <w:rsid w:val="00000778"/>
    <w:rsid w:val="00014426"/>
    <w:rsid w:val="00014DF7"/>
    <w:rsid w:val="0001796C"/>
    <w:rsid w:val="000215AC"/>
    <w:rsid w:val="00022BB6"/>
    <w:rsid w:val="00022D79"/>
    <w:rsid w:val="000237D3"/>
    <w:rsid w:val="00025DA5"/>
    <w:rsid w:val="00026F9B"/>
    <w:rsid w:val="000270A3"/>
    <w:rsid w:val="00031862"/>
    <w:rsid w:val="00031ED9"/>
    <w:rsid w:val="00051BF9"/>
    <w:rsid w:val="000543F1"/>
    <w:rsid w:val="00054AF3"/>
    <w:rsid w:val="000561E2"/>
    <w:rsid w:val="0006497E"/>
    <w:rsid w:val="00065404"/>
    <w:rsid w:val="000709D0"/>
    <w:rsid w:val="000716F9"/>
    <w:rsid w:val="000735D2"/>
    <w:rsid w:val="000743A5"/>
    <w:rsid w:val="00074980"/>
    <w:rsid w:val="00076CE3"/>
    <w:rsid w:val="00084128"/>
    <w:rsid w:val="00084239"/>
    <w:rsid w:val="00084C28"/>
    <w:rsid w:val="00086758"/>
    <w:rsid w:val="00086F2E"/>
    <w:rsid w:val="00090927"/>
    <w:rsid w:val="00095837"/>
    <w:rsid w:val="00097647"/>
    <w:rsid w:val="000A06A6"/>
    <w:rsid w:val="000A5794"/>
    <w:rsid w:val="000B2FAC"/>
    <w:rsid w:val="000B41A6"/>
    <w:rsid w:val="000C25AC"/>
    <w:rsid w:val="000C6545"/>
    <w:rsid w:val="000D07B9"/>
    <w:rsid w:val="000D10B6"/>
    <w:rsid w:val="000D3EC9"/>
    <w:rsid w:val="000E4A50"/>
    <w:rsid w:val="000E5528"/>
    <w:rsid w:val="000E62F6"/>
    <w:rsid w:val="000E7DBC"/>
    <w:rsid w:val="000F026E"/>
    <w:rsid w:val="000F36A8"/>
    <w:rsid w:val="000F46E6"/>
    <w:rsid w:val="000F470A"/>
    <w:rsid w:val="00102B4A"/>
    <w:rsid w:val="00103F10"/>
    <w:rsid w:val="00105A5A"/>
    <w:rsid w:val="0010711B"/>
    <w:rsid w:val="00110B1D"/>
    <w:rsid w:val="00112E9F"/>
    <w:rsid w:val="0012237C"/>
    <w:rsid w:val="001242AE"/>
    <w:rsid w:val="00127522"/>
    <w:rsid w:val="001311FB"/>
    <w:rsid w:val="001322AC"/>
    <w:rsid w:val="00134C14"/>
    <w:rsid w:val="00134F3E"/>
    <w:rsid w:val="00136467"/>
    <w:rsid w:val="00140818"/>
    <w:rsid w:val="00143209"/>
    <w:rsid w:val="00143DA1"/>
    <w:rsid w:val="00150F7C"/>
    <w:rsid w:val="00151A87"/>
    <w:rsid w:val="00157C85"/>
    <w:rsid w:val="00160D2E"/>
    <w:rsid w:val="001619BA"/>
    <w:rsid w:val="00162381"/>
    <w:rsid w:val="00163AFC"/>
    <w:rsid w:val="001640E2"/>
    <w:rsid w:val="00164BCA"/>
    <w:rsid w:val="00165EF9"/>
    <w:rsid w:val="0017054D"/>
    <w:rsid w:val="00172028"/>
    <w:rsid w:val="0017205B"/>
    <w:rsid w:val="00172FD1"/>
    <w:rsid w:val="00175C9F"/>
    <w:rsid w:val="001805E8"/>
    <w:rsid w:val="00181B8C"/>
    <w:rsid w:val="0018419E"/>
    <w:rsid w:val="00186697"/>
    <w:rsid w:val="001871BE"/>
    <w:rsid w:val="00187472"/>
    <w:rsid w:val="00194239"/>
    <w:rsid w:val="001954D3"/>
    <w:rsid w:val="001A4DE5"/>
    <w:rsid w:val="001B13F7"/>
    <w:rsid w:val="001B38C0"/>
    <w:rsid w:val="001B4EC3"/>
    <w:rsid w:val="001C29E3"/>
    <w:rsid w:val="001C425A"/>
    <w:rsid w:val="001C4347"/>
    <w:rsid w:val="001C4F1B"/>
    <w:rsid w:val="001C5F8D"/>
    <w:rsid w:val="001D03F1"/>
    <w:rsid w:val="001D5E0A"/>
    <w:rsid w:val="001D60ED"/>
    <w:rsid w:val="001E2969"/>
    <w:rsid w:val="001F1AF4"/>
    <w:rsid w:val="001F1BD6"/>
    <w:rsid w:val="001F38A5"/>
    <w:rsid w:val="001F38FA"/>
    <w:rsid w:val="0020012E"/>
    <w:rsid w:val="00204391"/>
    <w:rsid w:val="00205119"/>
    <w:rsid w:val="00206CD8"/>
    <w:rsid w:val="0021242E"/>
    <w:rsid w:val="00212AE4"/>
    <w:rsid w:val="00223EEF"/>
    <w:rsid w:val="00226C9C"/>
    <w:rsid w:val="00227F29"/>
    <w:rsid w:val="002303AB"/>
    <w:rsid w:val="00234CBF"/>
    <w:rsid w:val="00234EB2"/>
    <w:rsid w:val="00242A17"/>
    <w:rsid w:val="002473F1"/>
    <w:rsid w:val="00250B79"/>
    <w:rsid w:val="00250C75"/>
    <w:rsid w:val="00255A6C"/>
    <w:rsid w:val="00256ECF"/>
    <w:rsid w:val="0026392C"/>
    <w:rsid w:val="002718A5"/>
    <w:rsid w:val="0027425B"/>
    <w:rsid w:val="00280776"/>
    <w:rsid w:val="0028101F"/>
    <w:rsid w:val="00281599"/>
    <w:rsid w:val="0028407D"/>
    <w:rsid w:val="0028455F"/>
    <w:rsid w:val="002878B7"/>
    <w:rsid w:val="0029228F"/>
    <w:rsid w:val="002A1FA2"/>
    <w:rsid w:val="002A2C69"/>
    <w:rsid w:val="002A3AED"/>
    <w:rsid w:val="002A4415"/>
    <w:rsid w:val="002A7BCB"/>
    <w:rsid w:val="002B59C9"/>
    <w:rsid w:val="002B6F83"/>
    <w:rsid w:val="002C2679"/>
    <w:rsid w:val="002C3CAF"/>
    <w:rsid w:val="002C3DBC"/>
    <w:rsid w:val="002C54DE"/>
    <w:rsid w:val="002D1EFF"/>
    <w:rsid w:val="002D7B64"/>
    <w:rsid w:val="002E1DDD"/>
    <w:rsid w:val="002E3342"/>
    <w:rsid w:val="002E57BE"/>
    <w:rsid w:val="002E6EAD"/>
    <w:rsid w:val="002E7431"/>
    <w:rsid w:val="002F00A7"/>
    <w:rsid w:val="002F0900"/>
    <w:rsid w:val="002F1BD8"/>
    <w:rsid w:val="002F30D2"/>
    <w:rsid w:val="002F75E1"/>
    <w:rsid w:val="00301F19"/>
    <w:rsid w:val="0031161B"/>
    <w:rsid w:val="00311CCF"/>
    <w:rsid w:val="00313514"/>
    <w:rsid w:val="003137B3"/>
    <w:rsid w:val="003154DB"/>
    <w:rsid w:val="00315743"/>
    <w:rsid w:val="003159B3"/>
    <w:rsid w:val="0031729B"/>
    <w:rsid w:val="00320C4D"/>
    <w:rsid w:val="00320FEE"/>
    <w:rsid w:val="00323F50"/>
    <w:rsid w:val="003257C0"/>
    <w:rsid w:val="00325831"/>
    <w:rsid w:val="0032673F"/>
    <w:rsid w:val="003311EC"/>
    <w:rsid w:val="00334AD5"/>
    <w:rsid w:val="00345185"/>
    <w:rsid w:val="003453C3"/>
    <w:rsid w:val="003512E2"/>
    <w:rsid w:val="00352E80"/>
    <w:rsid w:val="00357AA2"/>
    <w:rsid w:val="00361D56"/>
    <w:rsid w:val="00364911"/>
    <w:rsid w:val="00366BB5"/>
    <w:rsid w:val="00370FF5"/>
    <w:rsid w:val="00375118"/>
    <w:rsid w:val="00377C37"/>
    <w:rsid w:val="00381949"/>
    <w:rsid w:val="003851C1"/>
    <w:rsid w:val="003911C5"/>
    <w:rsid w:val="00392BAE"/>
    <w:rsid w:val="00393201"/>
    <w:rsid w:val="003948A2"/>
    <w:rsid w:val="00395297"/>
    <w:rsid w:val="003B2938"/>
    <w:rsid w:val="003C2BF6"/>
    <w:rsid w:val="003C36DD"/>
    <w:rsid w:val="003C55EF"/>
    <w:rsid w:val="003C583D"/>
    <w:rsid w:val="003C7207"/>
    <w:rsid w:val="003D0FAA"/>
    <w:rsid w:val="003D13CF"/>
    <w:rsid w:val="003D151F"/>
    <w:rsid w:val="003D4285"/>
    <w:rsid w:val="003D5E63"/>
    <w:rsid w:val="003E1453"/>
    <w:rsid w:val="003E4679"/>
    <w:rsid w:val="003E7D00"/>
    <w:rsid w:val="003F0CCE"/>
    <w:rsid w:val="003F1011"/>
    <w:rsid w:val="003F319D"/>
    <w:rsid w:val="003F3463"/>
    <w:rsid w:val="003F3757"/>
    <w:rsid w:val="00401191"/>
    <w:rsid w:val="00411108"/>
    <w:rsid w:val="00412BE2"/>
    <w:rsid w:val="00417C7F"/>
    <w:rsid w:val="00421044"/>
    <w:rsid w:val="00422B2C"/>
    <w:rsid w:val="004264C8"/>
    <w:rsid w:val="00426BA2"/>
    <w:rsid w:val="00431E21"/>
    <w:rsid w:val="00432B4D"/>
    <w:rsid w:val="00435E35"/>
    <w:rsid w:val="004409BB"/>
    <w:rsid w:val="0045086E"/>
    <w:rsid w:val="004574CA"/>
    <w:rsid w:val="00471060"/>
    <w:rsid w:val="00476449"/>
    <w:rsid w:val="00480037"/>
    <w:rsid w:val="00483997"/>
    <w:rsid w:val="004841BE"/>
    <w:rsid w:val="004845D0"/>
    <w:rsid w:val="0048481B"/>
    <w:rsid w:val="00485E88"/>
    <w:rsid w:val="00496314"/>
    <w:rsid w:val="00496CCD"/>
    <w:rsid w:val="00496EF1"/>
    <w:rsid w:val="00497D23"/>
    <w:rsid w:val="004C0CC1"/>
    <w:rsid w:val="004C3344"/>
    <w:rsid w:val="004C4F69"/>
    <w:rsid w:val="004D1A0C"/>
    <w:rsid w:val="004E4872"/>
    <w:rsid w:val="004E5A21"/>
    <w:rsid w:val="004F0D84"/>
    <w:rsid w:val="004F2E5D"/>
    <w:rsid w:val="004F4803"/>
    <w:rsid w:val="004F52F0"/>
    <w:rsid w:val="00500C1E"/>
    <w:rsid w:val="005012C4"/>
    <w:rsid w:val="0051048B"/>
    <w:rsid w:val="005107AD"/>
    <w:rsid w:val="005150DC"/>
    <w:rsid w:val="005211BF"/>
    <w:rsid w:val="00522C2F"/>
    <w:rsid w:val="00525189"/>
    <w:rsid w:val="0052590A"/>
    <w:rsid w:val="005266E8"/>
    <w:rsid w:val="00526869"/>
    <w:rsid w:val="005309CC"/>
    <w:rsid w:val="00536411"/>
    <w:rsid w:val="00542E1D"/>
    <w:rsid w:val="0054493A"/>
    <w:rsid w:val="00551A1A"/>
    <w:rsid w:val="00567D26"/>
    <w:rsid w:val="00572F17"/>
    <w:rsid w:val="005774FE"/>
    <w:rsid w:val="00577FC4"/>
    <w:rsid w:val="005843B6"/>
    <w:rsid w:val="0059126B"/>
    <w:rsid w:val="00591623"/>
    <w:rsid w:val="00595771"/>
    <w:rsid w:val="005959D1"/>
    <w:rsid w:val="005A0CDB"/>
    <w:rsid w:val="005A5525"/>
    <w:rsid w:val="005A69CD"/>
    <w:rsid w:val="005A72DB"/>
    <w:rsid w:val="005B6C62"/>
    <w:rsid w:val="005D3C4F"/>
    <w:rsid w:val="005E0450"/>
    <w:rsid w:val="005E72DE"/>
    <w:rsid w:val="005F049E"/>
    <w:rsid w:val="005F61BE"/>
    <w:rsid w:val="006007DD"/>
    <w:rsid w:val="00600DDC"/>
    <w:rsid w:val="00603ED8"/>
    <w:rsid w:val="00605148"/>
    <w:rsid w:val="00613D87"/>
    <w:rsid w:val="0061563E"/>
    <w:rsid w:val="006179C9"/>
    <w:rsid w:val="006226DE"/>
    <w:rsid w:val="00630B2C"/>
    <w:rsid w:val="00631A31"/>
    <w:rsid w:val="00631B16"/>
    <w:rsid w:val="00636AAE"/>
    <w:rsid w:val="00637F1C"/>
    <w:rsid w:val="006408F8"/>
    <w:rsid w:val="006419DF"/>
    <w:rsid w:val="006453DF"/>
    <w:rsid w:val="00646D84"/>
    <w:rsid w:val="00650A78"/>
    <w:rsid w:val="00655898"/>
    <w:rsid w:val="006677E0"/>
    <w:rsid w:val="00667F44"/>
    <w:rsid w:val="006729EB"/>
    <w:rsid w:val="0067370F"/>
    <w:rsid w:val="00681321"/>
    <w:rsid w:val="00681AA0"/>
    <w:rsid w:val="00682AB1"/>
    <w:rsid w:val="0068372A"/>
    <w:rsid w:val="00684B12"/>
    <w:rsid w:val="00690322"/>
    <w:rsid w:val="006920C1"/>
    <w:rsid w:val="00692192"/>
    <w:rsid w:val="006A031A"/>
    <w:rsid w:val="006A0487"/>
    <w:rsid w:val="006A516A"/>
    <w:rsid w:val="006C177B"/>
    <w:rsid w:val="006C49D7"/>
    <w:rsid w:val="006D09FC"/>
    <w:rsid w:val="006D0AB5"/>
    <w:rsid w:val="006D14FE"/>
    <w:rsid w:val="006D4D84"/>
    <w:rsid w:val="006E0CCE"/>
    <w:rsid w:val="006E5388"/>
    <w:rsid w:val="006E69BB"/>
    <w:rsid w:val="006E78C3"/>
    <w:rsid w:val="006F3776"/>
    <w:rsid w:val="006F5655"/>
    <w:rsid w:val="006F6747"/>
    <w:rsid w:val="0070321A"/>
    <w:rsid w:val="00705A39"/>
    <w:rsid w:val="00710C68"/>
    <w:rsid w:val="00711FE8"/>
    <w:rsid w:val="00713D8B"/>
    <w:rsid w:val="0071697E"/>
    <w:rsid w:val="007212A1"/>
    <w:rsid w:val="00722C61"/>
    <w:rsid w:val="00725B4F"/>
    <w:rsid w:val="00727E02"/>
    <w:rsid w:val="0073541D"/>
    <w:rsid w:val="007373B0"/>
    <w:rsid w:val="007409C6"/>
    <w:rsid w:val="00743BDC"/>
    <w:rsid w:val="0074749C"/>
    <w:rsid w:val="00747742"/>
    <w:rsid w:val="00751D63"/>
    <w:rsid w:val="00751DA1"/>
    <w:rsid w:val="00761EC7"/>
    <w:rsid w:val="00762B2B"/>
    <w:rsid w:val="00763DD8"/>
    <w:rsid w:val="00764794"/>
    <w:rsid w:val="00764885"/>
    <w:rsid w:val="00765D50"/>
    <w:rsid w:val="00766F77"/>
    <w:rsid w:val="00774DC8"/>
    <w:rsid w:val="007822D1"/>
    <w:rsid w:val="00783A28"/>
    <w:rsid w:val="00783E8A"/>
    <w:rsid w:val="00784FC8"/>
    <w:rsid w:val="00787695"/>
    <w:rsid w:val="0079026A"/>
    <w:rsid w:val="00790302"/>
    <w:rsid w:val="00790CCA"/>
    <w:rsid w:val="007A1E3C"/>
    <w:rsid w:val="007A4D1D"/>
    <w:rsid w:val="007A61B4"/>
    <w:rsid w:val="007A6C54"/>
    <w:rsid w:val="007B2E30"/>
    <w:rsid w:val="007C3A19"/>
    <w:rsid w:val="007C47B9"/>
    <w:rsid w:val="007C5807"/>
    <w:rsid w:val="007D6E62"/>
    <w:rsid w:val="007D7D07"/>
    <w:rsid w:val="007F0921"/>
    <w:rsid w:val="007F0A53"/>
    <w:rsid w:val="007F7AE0"/>
    <w:rsid w:val="00802BE7"/>
    <w:rsid w:val="00812DAC"/>
    <w:rsid w:val="00814EF8"/>
    <w:rsid w:val="008159ED"/>
    <w:rsid w:val="00820A1C"/>
    <w:rsid w:val="00822E9B"/>
    <w:rsid w:val="008279B7"/>
    <w:rsid w:val="00837959"/>
    <w:rsid w:val="008410BE"/>
    <w:rsid w:val="008423AD"/>
    <w:rsid w:val="0084558D"/>
    <w:rsid w:val="008517A0"/>
    <w:rsid w:val="00853E72"/>
    <w:rsid w:val="00856825"/>
    <w:rsid w:val="008708B4"/>
    <w:rsid w:val="008863DE"/>
    <w:rsid w:val="0089271D"/>
    <w:rsid w:val="008937C1"/>
    <w:rsid w:val="00894EAC"/>
    <w:rsid w:val="008A1564"/>
    <w:rsid w:val="008B1A43"/>
    <w:rsid w:val="008C1F37"/>
    <w:rsid w:val="008C4BF6"/>
    <w:rsid w:val="008C58C2"/>
    <w:rsid w:val="008E124E"/>
    <w:rsid w:val="008E502E"/>
    <w:rsid w:val="008F791E"/>
    <w:rsid w:val="00900F8F"/>
    <w:rsid w:val="00905053"/>
    <w:rsid w:val="009072D6"/>
    <w:rsid w:val="00907DD4"/>
    <w:rsid w:val="0091174A"/>
    <w:rsid w:val="009141D9"/>
    <w:rsid w:val="009154D4"/>
    <w:rsid w:val="00916638"/>
    <w:rsid w:val="009238D8"/>
    <w:rsid w:val="009253C4"/>
    <w:rsid w:val="00927209"/>
    <w:rsid w:val="00930DA0"/>
    <w:rsid w:val="00933305"/>
    <w:rsid w:val="009341C0"/>
    <w:rsid w:val="00937BC3"/>
    <w:rsid w:val="009418C3"/>
    <w:rsid w:val="00942241"/>
    <w:rsid w:val="009471FE"/>
    <w:rsid w:val="00947A5E"/>
    <w:rsid w:val="00950AB0"/>
    <w:rsid w:val="00950EF8"/>
    <w:rsid w:val="0096026F"/>
    <w:rsid w:val="00963012"/>
    <w:rsid w:val="00974AA1"/>
    <w:rsid w:val="00975466"/>
    <w:rsid w:val="0098181D"/>
    <w:rsid w:val="0098395C"/>
    <w:rsid w:val="009903D1"/>
    <w:rsid w:val="00994897"/>
    <w:rsid w:val="009A1E21"/>
    <w:rsid w:val="009A312D"/>
    <w:rsid w:val="009A5332"/>
    <w:rsid w:val="009A5FFB"/>
    <w:rsid w:val="009B0FD7"/>
    <w:rsid w:val="009B42A4"/>
    <w:rsid w:val="009B52C7"/>
    <w:rsid w:val="009B6016"/>
    <w:rsid w:val="009C29AD"/>
    <w:rsid w:val="009C6FF2"/>
    <w:rsid w:val="009D0CD3"/>
    <w:rsid w:val="009D2484"/>
    <w:rsid w:val="009D4866"/>
    <w:rsid w:val="009E091E"/>
    <w:rsid w:val="009E555E"/>
    <w:rsid w:val="009E6638"/>
    <w:rsid w:val="009F0C34"/>
    <w:rsid w:val="009F630E"/>
    <w:rsid w:val="009F7896"/>
    <w:rsid w:val="00A21311"/>
    <w:rsid w:val="00A23980"/>
    <w:rsid w:val="00A24A09"/>
    <w:rsid w:val="00A24A0B"/>
    <w:rsid w:val="00A25676"/>
    <w:rsid w:val="00A2675C"/>
    <w:rsid w:val="00A30153"/>
    <w:rsid w:val="00A305E3"/>
    <w:rsid w:val="00A326FD"/>
    <w:rsid w:val="00A369BD"/>
    <w:rsid w:val="00A45E68"/>
    <w:rsid w:val="00A4784B"/>
    <w:rsid w:val="00A60743"/>
    <w:rsid w:val="00A73550"/>
    <w:rsid w:val="00A8482A"/>
    <w:rsid w:val="00A92CFA"/>
    <w:rsid w:val="00A933C1"/>
    <w:rsid w:val="00A93BC0"/>
    <w:rsid w:val="00A969DE"/>
    <w:rsid w:val="00AA3C4A"/>
    <w:rsid w:val="00AB1B69"/>
    <w:rsid w:val="00AB22B7"/>
    <w:rsid w:val="00AB3EFF"/>
    <w:rsid w:val="00AB7AF6"/>
    <w:rsid w:val="00AC5B97"/>
    <w:rsid w:val="00AC5E3B"/>
    <w:rsid w:val="00AC5F96"/>
    <w:rsid w:val="00AD0F84"/>
    <w:rsid w:val="00AD356E"/>
    <w:rsid w:val="00AD5B94"/>
    <w:rsid w:val="00AD62A0"/>
    <w:rsid w:val="00AD698D"/>
    <w:rsid w:val="00AD6C9C"/>
    <w:rsid w:val="00AD7FD3"/>
    <w:rsid w:val="00AE4917"/>
    <w:rsid w:val="00AF062B"/>
    <w:rsid w:val="00AF0E8D"/>
    <w:rsid w:val="00AF2350"/>
    <w:rsid w:val="00AF30C4"/>
    <w:rsid w:val="00B001C3"/>
    <w:rsid w:val="00B03D73"/>
    <w:rsid w:val="00B054BE"/>
    <w:rsid w:val="00B07693"/>
    <w:rsid w:val="00B07A80"/>
    <w:rsid w:val="00B07E20"/>
    <w:rsid w:val="00B12EE0"/>
    <w:rsid w:val="00B148C2"/>
    <w:rsid w:val="00B15CB5"/>
    <w:rsid w:val="00B17710"/>
    <w:rsid w:val="00B30159"/>
    <w:rsid w:val="00B376BE"/>
    <w:rsid w:val="00B37F7F"/>
    <w:rsid w:val="00B51407"/>
    <w:rsid w:val="00B536F7"/>
    <w:rsid w:val="00B601C2"/>
    <w:rsid w:val="00B619C6"/>
    <w:rsid w:val="00B62649"/>
    <w:rsid w:val="00B669F1"/>
    <w:rsid w:val="00B67F62"/>
    <w:rsid w:val="00B724F4"/>
    <w:rsid w:val="00B72BE7"/>
    <w:rsid w:val="00B93A8D"/>
    <w:rsid w:val="00B95138"/>
    <w:rsid w:val="00BA1557"/>
    <w:rsid w:val="00BA329A"/>
    <w:rsid w:val="00BA3F26"/>
    <w:rsid w:val="00BA6E53"/>
    <w:rsid w:val="00BB43A2"/>
    <w:rsid w:val="00BC1604"/>
    <w:rsid w:val="00BC45CB"/>
    <w:rsid w:val="00BD5F74"/>
    <w:rsid w:val="00BE0857"/>
    <w:rsid w:val="00BE42A7"/>
    <w:rsid w:val="00BE61E3"/>
    <w:rsid w:val="00BF1562"/>
    <w:rsid w:val="00BF2B46"/>
    <w:rsid w:val="00C00F9A"/>
    <w:rsid w:val="00C0182C"/>
    <w:rsid w:val="00C02DB1"/>
    <w:rsid w:val="00C04276"/>
    <w:rsid w:val="00C0697B"/>
    <w:rsid w:val="00C07760"/>
    <w:rsid w:val="00C11EF5"/>
    <w:rsid w:val="00C203C3"/>
    <w:rsid w:val="00C20EC4"/>
    <w:rsid w:val="00C2162D"/>
    <w:rsid w:val="00C24A0D"/>
    <w:rsid w:val="00C312DF"/>
    <w:rsid w:val="00C36D75"/>
    <w:rsid w:val="00C37083"/>
    <w:rsid w:val="00C52AC4"/>
    <w:rsid w:val="00C5352D"/>
    <w:rsid w:val="00C53922"/>
    <w:rsid w:val="00C55477"/>
    <w:rsid w:val="00C640AD"/>
    <w:rsid w:val="00C70819"/>
    <w:rsid w:val="00C71C1E"/>
    <w:rsid w:val="00C72767"/>
    <w:rsid w:val="00C72EB7"/>
    <w:rsid w:val="00C74B2C"/>
    <w:rsid w:val="00C8273B"/>
    <w:rsid w:val="00C96DB8"/>
    <w:rsid w:val="00CA1E30"/>
    <w:rsid w:val="00CA5CE4"/>
    <w:rsid w:val="00CA69AB"/>
    <w:rsid w:val="00CB0200"/>
    <w:rsid w:val="00CB1F8F"/>
    <w:rsid w:val="00CB561C"/>
    <w:rsid w:val="00CC4DF8"/>
    <w:rsid w:val="00CC66F2"/>
    <w:rsid w:val="00CD1C31"/>
    <w:rsid w:val="00CD4173"/>
    <w:rsid w:val="00CD5061"/>
    <w:rsid w:val="00CD56F4"/>
    <w:rsid w:val="00CD633D"/>
    <w:rsid w:val="00CE1448"/>
    <w:rsid w:val="00CE1712"/>
    <w:rsid w:val="00CF221F"/>
    <w:rsid w:val="00D0074C"/>
    <w:rsid w:val="00D0496B"/>
    <w:rsid w:val="00D06700"/>
    <w:rsid w:val="00D146D8"/>
    <w:rsid w:val="00D231CC"/>
    <w:rsid w:val="00D232B9"/>
    <w:rsid w:val="00D2450D"/>
    <w:rsid w:val="00D25C6C"/>
    <w:rsid w:val="00D27F26"/>
    <w:rsid w:val="00D304BD"/>
    <w:rsid w:val="00D30A74"/>
    <w:rsid w:val="00D31DF8"/>
    <w:rsid w:val="00D3583A"/>
    <w:rsid w:val="00D41F10"/>
    <w:rsid w:val="00D46E9D"/>
    <w:rsid w:val="00D533BA"/>
    <w:rsid w:val="00D548B3"/>
    <w:rsid w:val="00D55E0D"/>
    <w:rsid w:val="00D60505"/>
    <w:rsid w:val="00D62850"/>
    <w:rsid w:val="00D63D31"/>
    <w:rsid w:val="00D71290"/>
    <w:rsid w:val="00D7320C"/>
    <w:rsid w:val="00D742F4"/>
    <w:rsid w:val="00D77956"/>
    <w:rsid w:val="00D814F3"/>
    <w:rsid w:val="00D86EE1"/>
    <w:rsid w:val="00D90AB9"/>
    <w:rsid w:val="00D947E3"/>
    <w:rsid w:val="00DA183E"/>
    <w:rsid w:val="00DA3D6F"/>
    <w:rsid w:val="00DB048E"/>
    <w:rsid w:val="00DB0686"/>
    <w:rsid w:val="00DB312D"/>
    <w:rsid w:val="00DB7600"/>
    <w:rsid w:val="00DC588A"/>
    <w:rsid w:val="00DC6789"/>
    <w:rsid w:val="00DD108C"/>
    <w:rsid w:val="00DD13E3"/>
    <w:rsid w:val="00DD1EBD"/>
    <w:rsid w:val="00DD4524"/>
    <w:rsid w:val="00DD4E84"/>
    <w:rsid w:val="00DD52AD"/>
    <w:rsid w:val="00DD5868"/>
    <w:rsid w:val="00DE1B58"/>
    <w:rsid w:val="00DE2B4E"/>
    <w:rsid w:val="00DE36E7"/>
    <w:rsid w:val="00DE6F07"/>
    <w:rsid w:val="00DF4F20"/>
    <w:rsid w:val="00DF71A5"/>
    <w:rsid w:val="00E031AB"/>
    <w:rsid w:val="00E05C58"/>
    <w:rsid w:val="00E16326"/>
    <w:rsid w:val="00E21C02"/>
    <w:rsid w:val="00E23CE8"/>
    <w:rsid w:val="00E24109"/>
    <w:rsid w:val="00E24721"/>
    <w:rsid w:val="00E24FD6"/>
    <w:rsid w:val="00E3190B"/>
    <w:rsid w:val="00E31C74"/>
    <w:rsid w:val="00E43DAF"/>
    <w:rsid w:val="00E440F5"/>
    <w:rsid w:val="00E4490C"/>
    <w:rsid w:val="00E44B6F"/>
    <w:rsid w:val="00E643B3"/>
    <w:rsid w:val="00E648BD"/>
    <w:rsid w:val="00E67693"/>
    <w:rsid w:val="00E70432"/>
    <w:rsid w:val="00E7139C"/>
    <w:rsid w:val="00E72E12"/>
    <w:rsid w:val="00E75E82"/>
    <w:rsid w:val="00E76B48"/>
    <w:rsid w:val="00E94504"/>
    <w:rsid w:val="00E94596"/>
    <w:rsid w:val="00EA15D2"/>
    <w:rsid w:val="00EA52DA"/>
    <w:rsid w:val="00EA6E02"/>
    <w:rsid w:val="00EC3C07"/>
    <w:rsid w:val="00ED4538"/>
    <w:rsid w:val="00ED7287"/>
    <w:rsid w:val="00EE0C0E"/>
    <w:rsid w:val="00EE5DA9"/>
    <w:rsid w:val="00EE5F3C"/>
    <w:rsid w:val="00EE7784"/>
    <w:rsid w:val="00F00A4C"/>
    <w:rsid w:val="00F065EE"/>
    <w:rsid w:val="00F0779B"/>
    <w:rsid w:val="00F11451"/>
    <w:rsid w:val="00F1343E"/>
    <w:rsid w:val="00F140B9"/>
    <w:rsid w:val="00F2129B"/>
    <w:rsid w:val="00F22E6E"/>
    <w:rsid w:val="00F24FD1"/>
    <w:rsid w:val="00F26AE8"/>
    <w:rsid w:val="00F27157"/>
    <w:rsid w:val="00F32FBB"/>
    <w:rsid w:val="00F34B80"/>
    <w:rsid w:val="00F35B33"/>
    <w:rsid w:val="00F430F5"/>
    <w:rsid w:val="00F44509"/>
    <w:rsid w:val="00F536B2"/>
    <w:rsid w:val="00F552DD"/>
    <w:rsid w:val="00F55F4C"/>
    <w:rsid w:val="00F574D2"/>
    <w:rsid w:val="00F655D4"/>
    <w:rsid w:val="00F6601C"/>
    <w:rsid w:val="00F67F56"/>
    <w:rsid w:val="00F735EE"/>
    <w:rsid w:val="00F74511"/>
    <w:rsid w:val="00F758BD"/>
    <w:rsid w:val="00F87272"/>
    <w:rsid w:val="00F87873"/>
    <w:rsid w:val="00F9428B"/>
    <w:rsid w:val="00FA0AB1"/>
    <w:rsid w:val="00FA3722"/>
    <w:rsid w:val="00FB0E40"/>
    <w:rsid w:val="00FB3D0E"/>
    <w:rsid w:val="00FB522F"/>
    <w:rsid w:val="00FB5410"/>
    <w:rsid w:val="00FB5598"/>
    <w:rsid w:val="00FC1E06"/>
    <w:rsid w:val="00FC5BA5"/>
    <w:rsid w:val="00FC5C0E"/>
    <w:rsid w:val="00FC648C"/>
    <w:rsid w:val="00FC6A9E"/>
    <w:rsid w:val="00FD30F7"/>
    <w:rsid w:val="00FD32F7"/>
    <w:rsid w:val="00FD4D3B"/>
    <w:rsid w:val="00FD605E"/>
    <w:rsid w:val="00FE09D3"/>
    <w:rsid w:val="00FE3BA9"/>
    <w:rsid w:val="00FF1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4:docId w14:val="46F410ED"/>
  <w15:chartTrackingRefBased/>
  <w15:docId w15:val="{1B66CA1F-2BB2-4695-902D-ECDB81543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3D0E"/>
    <w:pPr>
      <w:ind w:left="851"/>
    </w:pPr>
    <w:rPr>
      <w:rFonts w:eastAsia="Times New Roman"/>
      <w:color w:val="0D0D0D" w:themeColor="text1" w:themeTint="F2"/>
      <w:sz w:val="24"/>
      <w:szCs w:val="24"/>
      <w:lang w:val="en-US" w:eastAsia="en-US"/>
    </w:rPr>
  </w:style>
  <w:style w:type="paragraph" w:styleId="Heading1">
    <w:name w:val="heading 1"/>
    <w:basedOn w:val="Normal"/>
    <w:link w:val="Heading1Char"/>
    <w:uiPriority w:val="9"/>
    <w:qFormat/>
    <w:rsid w:val="000F026E"/>
    <w:pPr>
      <w:keepNext/>
      <w:keepLines/>
      <w:numPr>
        <w:numId w:val="1"/>
      </w:numPr>
      <w:spacing w:line="360" w:lineRule="auto"/>
      <w:ind w:left="851" w:hanging="851"/>
      <w:outlineLvl w:val="0"/>
    </w:pPr>
    <w:rPr>
      <w:b/>
      <w:bCs/>
      <w:color w:val="auto"/>
      <w:sz w:val="36"/>
      <w:szCs w:val="28"/>
    </w:rPr>
  </w:style>
  <w:style w:type="paragraph" w:styleId="Heading2">
    <w:name w:val="heading 2"/>
    <w:basedOn w:val="Normal"/>
    <w:link w:val="Heading2Char"/>
    <w:uiPriority w:val="9"/>
    <w:unhideWhenUsed/>
    <w:qFormat/>
    <w:rsid w:val="00D31DF8"/>
    <w:pPr>
      <w:keepNext/>
      <w:keepLines/>
      <w:numPr>
        <w:ilvl w:val="1"/>
        <w:numId w:val="1"/>
      </w:numPr>
      <w:spacing w:before="120" w:after="120"/>
      <w:ind w:hanging="851"/>
      <w:outlineLvl w:val="1"/>
    </w:pPr>
    <w:rPr>
      <w:b/>
      <w:bCs/>
      <w:color w:val="262626" w:themeColor="text1" w:themeTint="D9"/>
      <w:sz w:val="32"/>
      <w:szCs w:val="26"/>
    </w:rPr>
  </w:style>
  <w:style w:type="paragraph" w:styleId="Heading3">
    <w:name w:val="heading 3"/>
    <w:basedOn w:val="Normal"/>
    <w:link w:val="Heading3Char"/>
    <w:autoRedefine/>
    <w:uiPriority w:val="9"/>
    <w:unhideWhenUsed/>
    <w:qFormat/>
    <w:rsid w:val="00D31DF8"/>
    <w:pPr>
      <w:keepNext/>
      <w:keepLines/>
      <w:numPr>
        <w:ilvl w:val="2"/>
        <w:numId w:val="1"/>
      </w:numPr>
      <w:spacing w:before="120"/>
      <w:ind w:left="851" w:hanging="851"/>
      <w:outlineLvl w:val="2"/>
    </w:pPr>
    <w:rPr>
      <w:b/>
      <w:bCs/>
      <w:color w:val="404040" w:themeColor="text1" w:themeTint="BF"/>
      <w:sz w:val="30"/>
    </w:rPr>
  </w:style>
  <w:style w:type="paragraph" w:styleId="Heading4">
    <w:name w:val="heading 4"/>
    <w:basedOn w:val="Normal"/>
    <w:link w:val="Heading4Char"/>
    <w:uiPriority w:val="9"/>
    <w:unhideWhenUsed/>
    <w:qFormat/>
    <w:rsid w:val="00D31DF8"/>
    <w:pPr>
      <w:keepNext/>
      <w:keepLines/>
      <w:numPr>
        <w:ilvl w:val="3"/>
        <w:numId w:val="1"/>
      </w:numPr>
      <w:spacing w:before="200"/>
      <w:ind w:left="851" w:hanging="851"/>
      <w:outlineLvl w:val="3"/>
    </w:pPr>
    <w:rPr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31DF8"/>
    <w:pPr>
      <w:keepNext/>
      <w:keepLines/>
      <w:numPr>
        <w:ilvl w:val="4"/>
        <w:numId w:val="1"/>
      </w:numPr>
      <w:spacing w:before="200"/>
      <w:ind w:left="1009" w:hanging="1009"/>
      <w:outlineLvl w:val="4"/>
    </w:pPr>
    <w:rPr>
      <w:color w:val="4040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6869"/>
    <w:pPr>
      <w:keepNext/>
      <w:keepLines/>
      <w:numPr>
        <w:ilvl w:val="5"/>
        <w:numId w:val="1"/>
      </w:numPr>
      <w:spacing w:before="200"/>
      <w:outlineLvl w:val="5"/>
    </w:pPr>
    <w:rPr>
      <w:rFonts w:ascii="Cambria" w:hAnsi="Cambria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6869"/>
    <w:pPr>
      <w:keepNext/>
      <w:keepLines/>
      <w:numPr>
        <w:ilvl w:val="6"/>
        <w:numId w:val="1"/>
      </w:numPr>
      <w:spacing w:before="200"/>
      <w:outlineLvl w:val="6"/>
    </w:pPr>
    <w:rPr>
      <w:rFonts w:ascii="Cambria" w:hAnsi="Cambria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6869"/>
    <w:pPr>
      <w:keepNext/>
      <w:keepLines/>
      <w:numPr>
        <w:ilvl w:val="7"/>
        <w:numId w:val="1"/>
      </w:numPr>
      <w:spacing w:before="200"/>
      <w:outlineLvl w:val="7"/>
    </w:pPr>
    <w:rPr>
      <w:rFonts w:ascii="Cambria" w:hAnsi="Cambria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6869"/>
    <w:pPr>
      <w:keepNext/>
      <w:keepLines/>
      <w:numPr>
        <w:ilvl w:val="8"/>
        <w:numId w:val="1"/>
      </w:numPr>
      <w:spacing w:before="20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0F026E"/>
    <w:rPr>
      <w:rFonts w:eastAsia="Times New Roman"/>
      <w:b/>
      <w:bCs/>
      <w:sz w:val="36"/>
      <w:szCs w:val="28"/>
      <w:lang w:val="en-US" w:eastAsia="en-US"/>
    </w:rPr>
  </w:style>
  <w:style w:type="character" w:customStyle="1" w:styleId="Heading2Char">
    <w:name w:val="Heading 2 Char"/>
    <w:link w:val="Heading2"/>
    <w:uiPriority w:val="9"/>
    <w:rsid w:val="00D31DF8"/>
    <w:rPr>
      <w:rFonts w:eastAsia="Times New Roman"/>
      <w:b/>
      <w:bCs/>
      <w:color w:val="262626" w:themeColor="text1" w:themeTint="D9"/>
      <w:sz w:val="32"/>
      <w:szCs w:val="26"/>
      <w:lang w:val="en-US" w:eastAsia="en-US"/>
    </w:rPr>
  </w:style>
  <w:style w:type="character" w:customStyle="1" w:styleId="Heading3Char">
    <w:name w:val="Heading 3 Char"/>
    <w:link w:val="Heading3"/>
    <w:uiPriority w:val="9"/>
    <w:rsid w:val="00D31DF8"/>
    <w:rPr>
      <w:rFonts w:eastAsia="Times New Roman"/>
      <w:b/>
      <w:bCs/>
      <w:color w:val="404040" w:themeColor="text1" w:themeTint="BF"/>
      <w:sz w:val="30"/>
      <w:szCs w:val="24"/>
      <w:lang w:val="en-US" w:eastAsia="en-US"/>
    </w:rPr>
  </w:style>
  <w:style w:type="character" w:customStyle="1" w:styleId="Heading4Char">
    <w:name w:val="Heading 4 Char"/>
    <w:link w:val="Heading4"/>
    <w:uiPriority w:val="9"/>
    <w:rsid w:val="00D31DF8"/>
    <w:rPr>
      <w:rFonts w:eastAsia="Times New Roman"/>
      <w:b/>
      <w:bCs/>
      <w:i/>
      <w:iCs/>
      <w:color w:val="595959" w:themeColor="text1" w:themeTint="A6"/>
      <w:sz w:val="24"/>
      <w:szCs w:val="24"/>
      <w:lang w:val="en-US" w:eastAsia="en-US"/>
    </w:rPr>
  </w:style>
  <w:style w:type="character" w:customStyle="1" w:styleId="Heading5Char">
    <w:name w:val="Heading 5 Char"/>
    <w:link w:val="Heading5"/>
    <w:uiPriority w:val="9"/>
    <w:rsid w:val="00D31DF8"/>
    <w:rPr>
      <w:rFonts w:eastAsia="Times New Roman"/>
      <w:color w:val="404040"/>
      <w:sz w:val="24"/>
      <w:szCs w:val="24"/>
      <w:lang w:val="en-US" w:eastAsia="en-US"/>
    </w:rPr>
  </w:style>
  <w:style w:type="character" w:customStyle="1" w:styleId="Heading6Char">
    <w:name w:val="Heading 6 Char"/>
    <w:link w:val="Heading6"/>
    <w:uiPriority w:val="9"/>
    <w:semiHidden/>
    <w:rsid w:val="00526869"/>
    <w:rPr>
      <w:rFonts w:ascii="Cambria" w:eastAsia="Times New Roman" w:hAnsi="Cambria"/>
      <w:i/>
      <w:iCs/>
      <w:color w:val="243F60"/>
      <w:sz w:val="24"/>
      <w:szCs w:val="24"/>
    </w:rPr>
  </w:style>
  <w:style w:type="character" w:customStyle="1" w:styleId="Heading7Char">
    <w:name w:val="Heading 7 Char"/>
    <w:link w:val="Heading7"/>
    <w:uiPriority w:val="9"/>
    <w:semiHidden/>
    <w:rsid w:val="00526869"/>
    <w:rPr>
      <w:rFonts w:ascii="Cambria" w:eastAsia="Times New Roman" w:hAnsi="Cambria"/>
      <w:i/>
      <w:iCs/>
      <w:color w:val="404040"/>
      <w:sz w:val="24"/>
      <w:szCs w:val="24"/>
    </w:rPr>
  </w:style>
  <w:style w:type="character" w:customStyle="1" w:styleId="Heading8Char">
    <w:name w:val="Heading 8 Char"/>
    <w:link w:val="Heading8"/>
    <w:uiPriority w:val="9"/>
    <w:semiHidden/>
    <w:rsid w:val="00526869"/>
    <w:rPr>
      <w:rFonts w:ascii="Cambria" w:eastAsia="Times New Roman" w:hAnsi="Cambria"/>
      <w:color w:val="404040"/>
    </w:rPr>
  </w:style>
  <w:style w:type="character" w:customStyle="1" w:styleId="Heading9Char">
    <w:name w:val="Heading 9 Char"/>
    <w:link w:val="Heading9"/>
    <w:uiPriority w:val="9"/>
    <w:semiHidden/>
    <w:rsid w:val="00526869"/>
    <w:rPr>
      <w:rFonts w:ascii="Cambria" w:eastAsia="Times New Roman" w:hAnsi="Cambria"/>
      <w:i/>
      <w:iCs/>
      <w:color w:val="404040"/>
    </w:rPr>
  </w:style>
  <w:style w:type="paragraph" w:styleId="BodyText2">
    <w:name w:val="Body Text 2"/>
    <w:basedOn w:val="Normal"/>
    <w:link w:val="BodyText2Char"/>
    <w:rsid w:val="00526869"/>
    <w:rPr>
      <w:b/>
      <w:i/>
    </w:rPr>
  </w:style>
  <w:style w:type="character" w:customStyle="1" w:styleId="BodyText2Char">
    <w:name w:val="Body Text 2 Char"/>
    <w:link w:val="BodyText2"/>
    <w:rsid w:val="00526869"/>
    <w:rPr>
      <w:rFonts w:ascii="Calibri" w:eastAsia="Times New Roman" w:hAnsi="Calibri" w:cs="Times New Roman"/>
      <w:b/>
      <w:i/>
      <w:sz w:val="24"/>
      <w:szCs w:val="24"/>
    </w:rPr>
  </w:style>
  <w:style w:type="paragraph" w:styleId="BodyText3">
    <w:name w:val="Body Text 3"/>
    <w:aliases w:val="Body Text 4"/>
    <w:basedOn w:val="Normal"/>
    <w:link w:val="BodyText3Char"/>
    <w:rsid w:val="00526869"/>
    <w:rPr>
      <w:b/>
      <w:szCs w:val="16"/>
    </w:rPr>
  </w:style>
  <w:style w:type="character" w:customStyle="1" w:styleId="BodyText3Char">
    <w:name w:val="Body Text 3 Char"/>
    <w:aliases w:val="Body Text 4 Char"/>
    <w:link w:val="BodyText3"/>
    <w:rsid w:val="00526869"/>
    <w:rPr>
      <w:rFonts w:ascii="Calibri" w:eastAsia="Times New Roman" w:hAnsi="Calibri" w:cs="Times New Roman"/>
      <w:b/>
      <w:sz w:val="24"/>
      <w:szCs w:val="16"/>
    </w:rPr>
  </w:style>
  <w:style w:type="paragraph" w:styleId="Header">
    <w:name w:val="header"/>
    <w:basedOn w:val="Normal"/>
    <w:link w:val="HeaderChar"/>
    <w:uiPriority w:val="99"/>
    <w:rsid w:val="00526869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rsid w:val="00526869"/>
    <w:rPr>
      <w:rFonts w:ascii="Calibri" w:eastAsia="Times New Roman" w:hAnsi="Calibri" w:cs="Times New Roman"/>
      <w:szCs w:val="24"/>
    </w:rPr>
  </w:style>
  <w:style w:type="paragraph" w:styleId="Footer">
    <w:name w:val="footer"/>
    <w:basedOn w:val="Normal"/>
    <w:link w:val="FooterChar"/>
    <w:uiPriority w:val="99"/>
    <w:rsid w:val="00526869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rsid w:val="00526869"/>
    <w:rPr>
      <w:rFonts w:ascii="Calibri" w:eastAsia="Times New Roman" w:hAnsi="Calibri" w:cs="Times New Roman"/>
      <w:szCs w:val="24"/>
    </w:rPr>
  </w:style>
  <w:style w:type="character" w:styleId="PageNumber">
    <w:name w:val="page number"/>
    <w:basedOn w:val="DefaultParagraphFont"/>
    <w:rsid w:val="00526869"/>
  </w:style>
  <w:style w:type="paragraph" w:styleId="TOC1">
    <w:name w:val="toc 1"/>
    <w:basedOn w:val="Normal"/>
    <w:next w:val="Normal"/>
    <w:autoRedefine/>
    <w:uiPriority w:val="39"/>
    <w:unhideWhenUsed/>
    <w:rsid w:val="001C4F1B"/>
    <w:pPr>
      <w:tabs>
        <w:tab w:val="left" w:pos="851"/>
        <w:tab w:val="right" w:leader="dot" w:pos="9350"/>
      </w:tabs>
      <w:spacing w:after="100"/>
      <w:ind w:left="0"/>
    </w:pPr>
  </w:style>
  <w:style w:type="character" w:styleId="Hyperlink">
    <w:name w:val="Hyperlink"/>
    <w:uiPriority w:val="99"/>
    <w:unhideWhenUsed/>
    <w:rsid w:val="00526869"/>
    <w:rPr>
      <w:color w:val="0000FF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526869"/>
    <w:pPr>
      <w:ind w:left="220"/>
    </w:pPr>
  </w:style>
  <w:style w:type="paragraph" w:styleId="TableofFigures">
    <w:name w:val="table of figures"/>
    <w:basedOn w:val="Normal"/>
    <w:next w:val="Normal"/>
    <w:uiPriority w:val="99"/>
    <w:unhideWhenUsed/>
    <w:rsid w:val="00526869"/>
  </w:style>
  <w:style w:type="paragraph" w:styleId="BalloonText">
    <w:name w:val="Balloon Text"/>
    <w:basedOn w:val="Normal"/>
    <w:link w:val="BalloonTextChar"/>
    <w:uiPriority w:val="99"/>
    <w:semiHidden/>
    <w:unhideWhenUsed/>
    <w:rsid w:val="0052686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526869"/>
    <w:rPr>
      <w:rFonts w:ascii="Tahoma" w:eastAsia="Times New Roman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sid w:val="0020012E"/>
    <w:rPr>
      <w:sz w:val="22"/>
      <w:szCs w:val="22"/>
      <w:lang w:val="en-US" w:eastAsia="en-US"/>
    </w:rPr>
  </w:style>
  <w:style w:type="character" w:customStyle="1" w:styleId="NoSpacingChar">
    <w:name w:val="No Spacing Char"/>
    <w:link w:val="NoSpacing"/>
    <w:uiPriority w:val="1"/>
    <w:rsid w:val="0020012E"/>
    <w:rPr>
      <w:sz w:val="22"/>
      <w:szCs w:val="22"/>
      <w:lang w:val="en-US" w:eastAsia="en-US" w:bidi="ar-SA"/>
    </w:rPr>
  </w:style>
  <w:style w:type="character" w:styleId="Emphasis">
    <w:name w:val="Emphasis"/>
    <w:uiPriority w:val="20"/>
    <w:qFormat/>
    <w:rsid w:val="00B07693"/>
    <w:rPr>
      <w:i/>
      <w:iCs/>
    </w:rPr>
  </w:style>
  <w:style w:type="character" w:styleId="Strong">
    <w:name w:val="Strong"/>
    <w:uiPriority w:val="22"/>
    <w:qFormat/>
    <w:rsid w:val="00B07693"/>
    <w:rPr>
      <w:rFonts w:ascii="Calibri" w:hAnsi="Calibri"/>
      <w:b/>
      <w:bCs/>
      <w:sz w:val="26"/>
    </w:rPr>
  </w:style>
  <w:style w:type="table" w:styleId="TableGrid">
    <w:name w:val="Table Grid"/>
    <w:basedOn w:val="TableNormal"/>
    <w:uiPriority w:val="59"/>
    <w:rsid w:val="00A8482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MediumGrid1-Accent1">
    <w:name w:val="Medium Grid 1 Accent 1"/>
    <w:basedOn w:val="TableNormal"/>
    <w:uiPriority w:val="67"/>
    <w:rsid w:val="00A8482A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LightGrid-Accent1">
    <w:name w:val="Light Grid Accent 1"/>
    <w:basedOn w:val="TableNormal"/>
    <w:uiPriority w:val="62"/>
    <w:rsid w:val="00A8482A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MediumGrid1-Accent5">
    <w:name w:val="Medium Grid 1 Accent 5"/>
    <w:basedOn w:val="TableNormal"/>
    <w:uiPriority w:val="67"/>
    <w:rsid w:val="00097647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Shading1-Accent1">
    <w:name w:val="Medium Shading 1 Accent 1"/>
    <w:basedOn w:val="TableNormal"/>
    <w:uiPriority w:val="63"/>
    <w:rsid w:val="00097647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List1-Accent5">
    <w:name w:val="Medium List 1 Accent 5"/>
    <w:basedOn w:val="TableNormal"/>
    <w:uiPriority w:val="65"/>
    <w:rsid w:val="00097647"/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DengXian" w:eastAsia="Times New Roman" w:hAnsi="DengXian" w:cs="Times New Roma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paragraph" w:styleId="NormalWeb">
    <w:name w:val="Normal (Web)"/>
    <w:basedOn w:val="Normal"/>
    <w:uiPriority w:val="99"/>
    <w:semiHidden/>
    <w:unhideWhenUsed/>
    <w:rsid w:val="00370FF5"/>
    <w:pPr>
      <w:spacing w:before="100" w:beforeAutospacing="1" w:after="100" w:afterAutospacing="1"/>
    </w:pPr>
    <w:rPr>
      <w:rFonts w:ascii="Times New Roman" w:hAnsi="Times New Roman"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2675C"/>
    <w:pPr>
      <w:numPr>
        <w:numId w:val="0"/>
      </w:numPr>
      <w:spacing w:line="276" w:lineRule="auto"/>
      <w:outlineLvl w:val="9"/>
    </w:pPr>
    <w:rPr>
      <w:rFonts w:ascii="Cambria" w:hAnsi="Cambria"/>
      <w:color w:val="365F91"/>
      <w:sz w:val="28"/>
    </w:rPr>
  </w:style>
  <w:style w:type="paragraph" w:styleId="Title">
    <w:name w:val="Title"/>
    <w:basedOn w:val="Normal"/>
    <w:next w:val="Normal"/>
    <w:link w:val="TitleChar"/>
    <w:qFormat/>
    <w:rsid w:val="00014DF7"/>
    <w:pPr>
      <w:spacing w:before="240" w:after="60"/>
      <w:outlineLvl w:val="0"/>
    </w:pPr>
    <w:rPr>
      <w:b/>
      <w:bCs/>
      <w:color w:val="262626" w:themeColor="text1" w:themeTint="D9"/>
      <w:kern w:val="28"/>
      <w:sz w:val="48"/>
      <w:szCs w:val="32"/>
    </w:rPr>
  </w:style>
  <w:style w:type="character" w:customStyle="1" w:styleId="TitleChar">
    <w:name w:val="Title Char"/>
    <w:link w:val="Title"/>
    <w:rsid w:val="00014DF7"/>
    <w:rPr>
      <w:rFonts w:eastAsia="Times New Roman"/>
      <w:b/>
      <w:bCs/>
      <w:color w:val="262626" w:themeColor="text1" w:themeTint="D9"/>
      <w:kern w:val="28"/>
      <w:sz w:val="48"/>
      <w:szCs w:val="32"/>
      <w:lang w:val="en-US" w:eastAsia="en-US"/>
    </w:rPr>
  </w:style>
  <w:style w:type="paragraph" w:customStyle="1" w:styleId="DefinitionTerm">
    <w:name w:val="Definition Term"/>
    <w:basedOn w:val="Normal"/>
    <w:next w:val="Normal"/>
    <w:rsid w:val="000716F9"/>
    <w:rPr>
      <w:rFonts w:ascii="Times New Roman" w:hAnsi="Times New Roman"/>
      <w:snapToGrid w:val="0"/>
      <w:color w:val="auto"/>
      <w:szCs w:val="20"/>
    </w:rPr>
  </w:style>
  <w:style w:type="paragraph" w:customStyle="1" w:styleId="H4">
    <w:name w:val="H4"/>
    <w:basedOn w:val="Normal"/>
    <w:next w:val="Normal"/>
    <w:rsid w:val="000716F9"/>
    <w:pPr>
      <w:keepNext/>
      <w:spacing w:before="100" w:after="100"/>
      <w:outlineLvl w:val="4"/>
    </w:pPr>
    <w:rPr>
      <w:rFonts w:ascii="Times New Roman" w:hAnsi="Times New Roman"/>
      <w:b/>
      <w:snapToGrid w:val="0"/>
      <w:color w:val="auto"/>
      <w:szCs w:val="20"/>
    </w:rPr>
  </w:style>
  <w:style w:type="paragraph" w:customStyle="1" w:styleId="DocInfo">
    <w:name w:val="Doc Info"/>
    <w:rsid w:val="000716F9"/>
    <w:pPr>
      <w:spacing w:before="120" w:after="120"/>
      <w:jc w:val="both"/>
    </w:pPr>
    <w:rPr>
      <w:rFonts w:ascii="Times New Roman" w:eastAsia="Times New Roman" w:hAnsi="Times New Roman"/>
      <w:b/>
      <w:sz w:val="28"/>
      <w:u w:val="thick"/>
      <w:lang w:val="en-US" w:eastAsia="en-US"/>
    </w:rPr>
  </w:style>
  <w:style w:type="paragraph" w:customStyle="1" w:styleId="Listbullet1">
    <w:name w:val="List bullet 1"/>
    <w:basedOn w:val="ListBullet"/>
    <w:autoRedefine/>
    <w:rsid w:val="004F52F0"/>
    <w:pPr>
      <w:contextualSpacing w:val="0"/>
    </w:pPr>
    <w:rPr>
      <w:rFonts w:ascii="Times New Roman" w:hAnsi="Times New Roman"/>
      <w:color w:val="0000FF"/>
      <w:sz w:val="20"/>
    </w:rPr>
  </w:style>
  <w:style w:type="paragraph" w:styleId="ListBullet">
    <w:name w:val="List Bullet"/>
    <w:basedOn w:val="Normal"/>
    <w:uiPriority w:val="99"/>
    <w:semiHidden/>
    <w:unhideWhenUsed/>
    <w:rsid w:val="004F52F0"/>
    <w:pPr>
      <w:tabs>
        <w:tab w:val="num" w:pos="864"/>
      </w:tabs>
      <w:ind w:left="864" w:hanging="432"/>
      <w:contextualSpacing/>
    </w:pPr>
  </w:style>
  <w:style w:type="paragraph" w:styleId="TOC3">
    <w:name w:val="toc 3"/>
    <w:basedOn w:val="Normal"/>
    <w:next w:val="Normal"/>
    <w:autoRedefine/>
    <w:uiPriority w:val="39"/>
    <w:unhideWhenUsed/>
    <w:rsid w:val="006F6747"/>
    <w:pPr>
      <w:ind w:left="440"/>
    </w:pPr>
  </w:style>
  <w:style w:type="paragraph" w:customStyle="1" w:styleId="NoSpacingBullet">
    <w:name w:val="No Spacing Bullet"/>
    <w:basedOn w:val="NoSpacing"/>
    <w:qFormat/>
    <w:rsid w:val="00022BB6"/>
    <w:pPr>
      <w:numPr>
        <w:numId w:val="3"/>
      </w:numPr>
      <w:ind w:left="1491" w:hanging="357"/>
    </w:pPr>
    <w:rPr>
      <w:rFonts w:eastAsia="Times New Roman"/>
      <w:color w:val="404040"/>
    </w:rPr>
  </w:style>
  <w:style w:type="paragraph" w:styleId="BodyText">
    <w:name w:val="Body Text"/>
    <w:basedOn w:val="Normal"/>
    <w:link w:val="BodyTextChar"/>
    <w:uiPriority w:val="99"/>
    <w:semiHidden/>
    <w:unhideWhenUsed/>
    <w:rsid w:val="005843B6"/>
    <w:pPr>
      <w:spacing w:after="120"/>
    </w:pPr>
  </w:style>
  <w:style w:type="character" w:customStyle="1" w:styleId="BodyTextChar">
    <w:name w:val="Body Text Char"/>
    <w:link w:val="BodyText"/>
    <w:uiPriority w:val="99"/>
    <w:semiHidden/>
    <w:rsid w:val="005843B6"/>
    <w:rPr>
      <w:rFonts w:eastAsia="Times New Roman"/>
      <w:color w:val="404040"/>
      <w:sz w:val="22"/>
      <w:szCs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787695"/>
    <w:pPr>
      <w:spacing w:after="120"/>
      <w:ind w:left="360"/>
    </w:pPr>
  </w:style>
  <w:style w:type="character" w:customStyle="1" w:styleId="BodyTextIndentChar">
    <w:name w:val="Body Text Indent Char"/>
    <w:link w:val="BodyTextIndent"/>
    <w:uiPriority w:val="99"/>
    <w:semiHidden/>
    <w:rsid w:val="00787695"/>
    <w:rPr>
      <w:rFonts w:eastAsia="Times New Roman"/>
      <w:color w:val="404040"/>
      <w:sz w:val="24"/>
      <w:szCs w:val="24"/>
    </w:rPr>
  </w:style>
  <w:style w:type="character" w:styleId="UnresolvedMention">
    <w:name w:val="Unresolved Mention"/>
    <w:uiPriority w:val="99"/>
    <w:semiHidden/>
    <w:unhideWhenUsed/>
    <w:rsid w:val="00480037"/>
    <w:rPr>
      <w:color w:val="605E5C"/>
      <w:shd w:val="clear" w:color="auto" w:fill="E1DFDD"/>
    </w:rPr>
  </w:style>
  <w:style w:type="paragraph" w:styleId="TOC4">
    <w:name w:val="toc 4"/>
    <w:basedOn w:val="Normal"/>
    <w:next w:val="Normal"/>
    <w:autoRedefine/>
    <w:uiPriority w:val="39"/>
    <w:unhideWhenUsed/>
    <w:rsid w:val="00CF221F"/>
    <w:pPr>
      <w:ind w:left="780"/>
    </w:pPr>
  </w:style>
  <w:style w:type="paragraph" w:styleId="TOC5">
    <w:name w:val="toc 5"/>
    <w:basedOn w:val="Normal"/>
    <w:next w:val="Normal"/>
    <w:autoRedefine/>
    <w:uiPriority w:val="39"/>
    <w:unhideWhenUsed/>
    <w:rsid w:val="00CF221F"/>
    <w:pPr>
      <w:ind w:left="1040"/>
    </w:pPr>
  </w:style>
  <w:style w:type="paragraph" w:styleId="Revision">
    <w:name w:val="Revision"/>
    <w:hidden/>
    <w:uiPriority w:val="99"/>
    <w:semiHidden/>
    <w:rsid w:val="00E24109"/>
    <w:rPr>
      <w:rFonts w:eastAsia="Times New Roman"/>
      <w:color w:val="595959" w:themeColor="text1" w:themeTint="A6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551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5941">
          <w:marLeft w:val="576"/>
          <w:marRight w:val="0"/>
          <w:marTop w:val="2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994275">
          <w:marLeft w:val="576"/>
          <w:marRight w:val="0"/>
          <w:marTop w:val="2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584733">
          <w:marLeft w:val="576"/>
          <w:marRight w:val="0"/>
          <w:marTop w:val="2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668757">
          <w:marLeft w:val="576"/>
          <w:marRight w:val="0"/>
          <w:marTop w:val="2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640660">
          <w:marLeft w:val="576"/>
          <w:marRight w:val="0"/>
          <w:marTop w:val="2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09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47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780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346038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901388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858482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42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573262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517744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779961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41195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885035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72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74911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581967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554750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480346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597942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58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447843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02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90620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043902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297313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506015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57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753465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658370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31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242511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895433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280380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563300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59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544130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335098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332465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809294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161115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00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680487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702933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862415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394125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33287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722692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48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68431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195154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558065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907553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854351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195990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hyperlink" Target="http://www.aithent.com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www.aithent.com" TargetMode="External"/><Relationship Id="rId17" Type="http://schemas.microsoft.com/office/2011/relationships/people" Target="people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7.jpeg"/><Relationship Id="rId4" Type="http://schemas.openxmlformats.org/officeDocument/2006/relationships/settings" Target="settings.xml"/><Relationship Id="rId9" Type="http://schemas.openxmlformats.org/officeDocument/2006/relationships/image" Target="media/image6.jpg"/><Relationship Id="rId14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gi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Shhiva\Projects\Documents\Word-Template-2020\Aithent\Aithent-Template-2020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6E62AE-0465-4C03-B3DB-BDA2302169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Aithent-Template-2020</Template>
  <TotalTime>2</TotalTime>
  <Pages>3</Pages>
  <Words>269</Words>
  <Characters>1536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1802</CharactersWithSpaces>
  <SharedDoc>false</SharedDoc>
  <HLinks>
    <vt:vector size="30" baseType="variant">
      <vt:variant>
        <vt:i4>1835056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_Toc29908436</vt:lpwstr>
      </vt:variant>
      <vt:variant>
        <vt:i4>2031664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_Toc29908435</vt:lpwstr>
      </vt:variant>
      <vt:variant>
        <vt:i4>1966128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_Toc29908434</vt:lpwstr>
      </vt:variant>
      <vt:variant>
        <vt:i4>1638448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_Toc29908433</vt:lpwstr>
      </vt:variant>
      <vt:variant>
        <vt:i4>1572912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_Toc29908432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</dc:creator>
  <cp:keywords/>
  <cp:lastModifiedBy>Shivakumar M.</cp:lastModifiedBy>
  <cp:revision>7</cp:revision>
  <cp:lastPrinted>2021-12-29T14:30:00Z</cp:lastPrinted>
  <dcterms:created xsi:type="dcterms:W3CDTF">2024-01-16T10:51:00Z</dcterms:created>
  <dcterms:modified xsi:type="dcterms:W3CDTF">2024-01-16T11:18:00Z</dcterms:modified>
</cp:coreProperties>
</file>